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72ED" w14:textId="77777777" w:rsidR="00EF566F" w:rsidRDefault="00EF566F" w:rsidP="00BD61B6">
      <w:pPr>
        <w:spacing w:line="360" w:lineRule="auto"/>
        <w:jc w:val="center"/>
        <w:rPr>
          <w:rFonts w:ascii="Arial" w:hAnsi="Arial" w:cs="Arial"/>
        </w:rPr>
      </w:pPr>
    </w:p>
    <w:p w14:paraId="4B7F9CD7" w14:textId="77777777" w:rsidR="00EF566F" w:rsidRDefault="00EF566F" w:rsidP="00BD61B6">
      <w:pPr>
        <w:spacing w:line="360" w:lineRule="auto"/>
        <w:jc w:val="center"/>
        <w:rPr>
          <w:rFonts w:ascii="Arial" w:hAnsi="Arial" w:cs="Arial"/>
        </w:rPr>
      </w:pPr>
    </w:p>
    <w:p w14:paraId="0ECC8F06" w14:textId="77777777" w:rsidR="00EF566F" w:rsidRDefault="00EF566F" w:rsidP="00BD61B6">
      <w:pPr>
        <w:spacing w:line="360" w:lineRule="auto"/>
        <w:jc w:val="center"/>
        <w:rPr>
          <w:rFonts w:ascii="Arial" w:hAnsi="Arial" w:cs="Arial"/>
        </w:rPr>
      </w:pPr>
    </w:p>
    <w:p w14:paraId="4ADEC4FA" w14:textId="77777777" w:rsidR="00EF566F" w:rsidRDefault="00EF566F" w:rsidP="00BD61B6">
      <w:pPr>
        <w:spacing w:line="360" w:lineRule="auto"/>
        <w:jc w:val="center"/>
        <w:rPr>
          <w:rFonts w:ascii="Arial" w:hAnsi="Arial" w:cs="Arial"/>
        </w:rPr>
      </w:pPr>
    </w:p>
    <w:p w14:paraId="6F92DCF2" w14:textId="77777777" w:rsidR="00EF566F" w:rsidRDefault="00EF566F" w:rsidP="00BD61B6">
      <w:pPr>
        <w:spacing w:line="360" w:lineRule="auto"/>
        <w:jc w:val="center"/>
        <w:rPr>
          <w:rFonts w:ascii="Arial" w:hAnsi="Arial" w:cs="Arial"/>
        </w:rPr>
      </w:pPr>
    </w:p>
    <w:p w14:paraId="724074E4" w14:textId="77777777" w:rsidR="00EF566F" w:rsidRDefault="00EF566F" w:rsidP="00BD61B6">
      <w:pPr>
        <w:spacing w:line="360" w:lineRule="auto"/>
        <w:jc w:val="center"/>
        <w:rPr>
          <w:rFonts w:ascii="Arial" w:hAnsi="Arial" w:cs="Arial"/>
        </w:rPr>
      </w:pPr>
    </w:p>
    <w:p w14:paraId="4F59541B" w14:textId="77777777" w:rsidR="00EF566F" w:rsidRDefault="00EF566F" w:rsidP="00BD61B6">
      <w:pPr>
        <w:spacing w:line="360" w:lineRule="auto"/>
        <w:jc w:val="center"/>
        <w:rPr>
          <w:rFonts w:ascii="Arial" w:hAnsi="Arial" w:cs="Arial"/>
        </w:rPr>
      </w:pPr>
    </w:p>
    <w:p w14:paraId="5D4B8409" w14:textId="77777777" w:rsidR="00EF566F" w:rsidRDefault="00EF566F" w:rsidP="00BD61B6">
      <w:pPr>
        <w:spacing w:line="360" w:lineRule="auto"/>
        <w:jc w:val="center"/>
        <w:rPr>
          <w:rFonts w:ascii="Arial" w:hAnsi="Arial" w:cs="Arial"/>
        </w:rPr>
      </w:pPr>
    </w:p>
    <w:p w14:paraId="0C5B575E" w14:textId="77777777" w:rsidR="00EF566F" w:rsidRDefault="00EF566F" w:rsidP="00BD61B6">
      <w:pPr>
        <w:spacing w:line="360" w:lineRule="auto"/>
        <w:jc w:val="center"/>
        <w:rPr>
          <w:rFonts w:ascii="Arial" w:hAnsi="Arial" w:cs="Arial"/>
        </w:rPr>
      </w:pPr>
    </w:p>
    <w:p w14:paraId="791B4621" w14:textId="77777777" w:rsidR="00EF566F" w:rsidRDefault="00EF566F" w:rsidP="00BD61B6">
      <w:pPr>
        <w:spacing w:line="360" w:lineRule="auto"/>
        <w:jc w:val="center"/>
        <w:rPr>
          <w:rFonts w:ascii="Arial" w:hAnsi="Arial" w:cs="Arial"/>
        </w:rPr>
      </w:pPr>
    </w:p>
    <w:p w14:paraId="0F0FD8CB" w14:textId="77777777" w:rsidR="00EF566F" w:rsidRDefault="00EF566F" w:rsidP="00BD61B6">
      <w:pPr>
        <w:spacing w:line="360" w:lineRule="auto"/>
        <w:jc w:val="center"/>
        <w:rPr>
          <w:rFonts w:ascii="Arial" w:hAnsi="Arial" w:cs="Arial"/>
        </w:rPr>
      </w:pPr>
    </w:p>
    <w:p w14:paraId="0F02CEB8" w14:textId="77777777" w:rsidR="00EF566F" w:rsidRDefault="00EF566F" w:rsidP="00BD61B6">
      <w:pPr>
        <w:spacing w:line="360" w:lineRule="auto"/>
        <w:jc w:val="center"/>
        <w:rPr>
          <w:rFonts w:ascii="Arial" w:hAnsi="Arial" w:cs="Arial"/>
        </w:rPr>
      </w:pPr>
    </w:p>
    <w:p w14:paraId="38A8AE4F" w14:textId="77777777" w:rsidR="003C2D9F" w:rsidRDefault="003C2D9F" w:rsidP="00BD61B6">
      <w:pPr>
        <w:spacing w:line="360" w:lineRule="auto"/>
        <w:jc w:val="both"/>
        <w:rPr>
          <w:rFonts w:ascii="Arial" w:hAnsi="Arial" w:cs="Arial"/>
        </w:rPr>
      </w:pPr>
    </w:p>
    <w:p w14:paraId="7832A797" w14:textId="63C95F53" w:rsidR="008D6013" w:rsidRPr="003C2D9F" w:rsidRDefault="001F13F4" w:rsidP="00BD61B6">
      <w:pPr>
        <w:spacing w:line="360" w:lineRule="auto"/>
        <w:jc w:val="both"/>
        <w:rPr>
          <w:rFonts w:ascii="Arial" w:hAnsi="Arial" w:cs="Arial"/>
          <w:b/>
          <w:bCs/>
        </w:rPr>
      </w:pPr>
      <w:r w:rsidRPr="001F13F4">
        <w:rPr>
          <w:rFonts w:ascii="Arial" w:hAnsi="Arial" w:cs="Arial"/>
          <w:b/>
          <w:bCs/>
        </w:rPr>
        <w:t>Estimação dos principais direcionadores dos custos operacionais das empresas brasileiras de transmissão de energia elétrica utilizando modelos de regressão e programação linear</w:t>
      </w:r>
    </w:p>
    <w:p w14:paraId="7A0E1735" w14:textId="4A5448FC" w:rsidR="00EF566F" w:rsidRDefault="00EF566F" w:rsidP="00BD61B6">
      <w:pPr>
        <w:spacing w:line="360" w:lineRule="auto"/>
        <w:jc w:val="center"/>
        <w:rPr>
          <w:rFonts w:ascii="Arial" w:hAnsi="Arial" w:cs="Arial"/>
          <w:b/>
          <w:bCs/>
        </w:rPr>
      </w:pPr>
    </w:p>
    <w:p w14:paraId="58C88828" w14:textId="77777777" w:rsidR="008D6013" w:rsidRDefault="008D6013" w:rsidP="00BD61B6">
      <w:pPr>
        <w:spacing w:line="360" w:lineRule="auto"/>
        <w:jc w:val="center"/>
        <w:rPr>
          <w:rFonts w:ascii="Arial" w:hAnsi="Arial" w:cs="Arial"/>
          <w:b/>
          <w:bCs/>
        </w:rPr>
      </w:pPr>
    </w:p>
    <w:p w14:paraId="6E1F6256" w14:textId="696944C9" w:rsidR="00FE59B3" w:rsidRPr="00206A25" w:rsidRDefault="00EF566F">
      <w:pPr>
        <w:spacing w:line="360" w:lineRule="auto"/>
        <w:jc w:val="center"/>
        <w:rPr>
          <w:rFonts w:ascii="Arial" w:hAnsi="Arial" w:cs="Arial"/>
          <w:b/>
          <w:bCs/>
        </w:rPr>
        <w:pPrChange w:id="0" w:author="Igor Mazzeto" w:date="2023-04-30T11:20:00Z">
          <w:pPr>
            <w:jc w:val="center"/>
          </w:pPr>
        </w:pPrChange>
      </w:pPr>
      <w:r>
        <w:rPr>
          <w:rFonts w:ascii="Arial" w:hAnsi="Arial" w:cs="Arial"/>
        </w:rPr>
        <w:br w:type="page"/>
      </w:r>
      <w:r w:rsidR="00206A25" w:rsidRPr="00206A25">
        <w:rPr>
          <w:rFonts w:ascii="Arial" w:hAnsi="Arial" w:cs="Arial"/>
          <w:b/>
          <w:bCs/>
        </w:rPr>
        <w:lastRenderedPageBreak/>
        <w:t>AGRADECIMENTOS</w:t>
      </w:r>
    </w:p>
    <w:p w14:paraId="0B2CB07A" w14:textId="77777777" w:rsidR="00FE59B3" w:rsidRDefault="00FE59B3">
      <w:pPr>
        <w:spacing w:line="360" w:lineRule="auto"/>
        <w:rPr>
          <w:rFonts w:ascii="Arial" w:hAnsi="Arial" w:cs="Arial"/>
        </w:rPr>
        <w:pPrChange w:id="1" w:author="Igor Mazzeto" w:date="2023-04-30T11:20:00Z">
          <w:pPr/>
        </w:pPrChange>
      </w:pPr>
    </w:p>
    <w:p w14:paraId="3F85DFEA" w14:textId="3D4DE13C" w:rsidR="00FE59B3" w:rsidRPr="00FE59B3" w:rsidRDefault="00FE59B3" w:rsidP="00BD61B6">
      <w:pPr>
        <w:spacing w:line="360" w:lineRule="auto"/>
        <w:jc w:val="both"/>
        <w:rPr>
          <w:rFonts w:ascii="Arial" w:hAnsi="Arial" w:cs="Arial"/>
        </w:rPr>
      </w:pPr>
      <w:r w:rsidRPr="00FE59B3">
        <w:rPr>
          <w:rFonts w:ascii="Arial" w:hAnsi="Arial" w:cs="Arial"/>
        </w:rPr>
        <w:t>Agradeço primeiramente aos meus pais, Valéria e Alberley, pelo amor incondicional e por sempre me apoiarem nas minhas buscas pelo conhecimento e pelos caminhos da vida.</w:t>
      </w:r>
    </w:p>
    <w:p w14:paraId="0DEBE994" w14:textId="77777777" w:rsidR="00FE59B3" w:rsidRPr="00FE59B3" w:rsidRDefault="00FE59B3" w:rsidP="00BD61B6">
      <w:pPr>
        <w:spacing w:line="360" w:lineRule="auto"/>
        <w:jc w:val="both"/>
        <w:rPr>
          <w:rFonts w:ascii="Arial" w:hAnsi="Arial" w:cs="Arial"/>
        </w:rPr>
      </w:pPr>
    </w:p>
    <w:p w14:paraId="2E6C96E0" w14:textId="2FB70918" w:rsidR="00FE59B3" w:rsidRPr="00FE59B3" w:rsidRDefault="00FE59B3" w:rsidP="00BD61B6">
      <w:pPr>
        <w:spacing w:line="360" w:lineRule="auto"/>
        <w:jc w:val="both"/>
        <w:rPr>
          <w:rFonts w:ascii="Arial" w:hAnsi="Arial" w:cs="Arial"/>
        </w:rPr>
      </w:pPr>
      <w:r w:rsidRPr="00FE59B3">
        <w:rPr>
          <w:rFonts w:ascii="Arial" w:hAnsi="Arial" w:cs="Arial"/>
        </w:rPr>
        <w:t>Agradeço à minha companheira, Gabriela, que sempre apoiou as minhas decisões e que sempre esteve ao meu lado. Sem seu amor e carinho nada disso seria possível.</w:t>
      </w:r>
    </w:p>
    <w:p w14:paraId="16E4ED7D" w14:textId="77777777" w:rsidR="00FE59B3" w:rsidRPr="00FE59B3" w:rsidRDefault="00FE59B3" w:rsidP="00BD61B6">
      <w:pPr>
        <w:spacing w:line="360" w:lineRule="auto"/>
        <w:jc w:val="both"/>
        <w:rPr>
          <w:rFonts w:ascii="Arial" w:hAnsi="Arial" w:cs="Arial"/>
        </w:rPr>
      </w:pPr>
    </w:p>
    <w:p w14:paraId="67778D47" w14:textId="246E91A2" w:rsidR="00FE59B3" w:rsidRPr="00FE59B3" w:rsidRDefault="00FE59B3" w:rsidP="00BD61B6">
      <w:pPr>
        <w:spacing w:line="360" w:lineRule="auto"/>
        <w:jc w:val="both"/>
        <w:rPr>
          <w:rFonts w:ascii="Arial" w:hAnsi="Arial" w:cs="Arial"/>
        </w:rPr>
      </w:pPr>
      <w:r w:rsidRPr="00FE59B3">
        <w:rPr>
          <w:rFonts w:ascii="Arial" w:hAnsi="Arial" w:cs="Arial"/>
        </w:rPr>
        <w:t>Agradeço ao Professor Marcelo Azevedo Costa, pela paciência e disposição na orientação do trabalho. E por ser um educador exemplar e inspirador, figura rara atualmente.</w:t>
      </w:r>
    </w:p>
    <w:p w14:paraId="7073D7D3" w14:textId="77777777" w:rsidR="00FE59B3" w:rsidRPr="00FE59B3" w:rsidRDefault="00FE59B3" w:rsidP="00BD61B6">
      <w:pPr>
        <w:spacing w:line="360" w:lineRule="auto"/>
        <w:jc w:val="both"/>
        <w:rPr>
          <w:rFonts w:ascii="Arial" w:hAnsi="Arial" w:cs="Arial"/>
        </w:rPr>
      </w:pPr>
    </w:p>
    <w:p w14:paraId="429762D0" w14:textId="77777777" w:rsidR="00E00DAC" w:rsidRDefault="00FE59B3" w:rsidP="00BD61B6">
      <w:pPr>
        <w:spacing w:line="360" w:lineRule="auto"/>
        <w:jc w:val="both"/>
        <w:rPr>
          <w:rFonts w:ascii="Arial" w:hAnsi="Arial" w:cs="Arial"/>
        </w:rPr>
      </w:pPr>
      <w:r w:rsidRPr="00FE59B3">
        <w:rPr>
          <w:rFonts w:ascii="Arial" w:hAnsi="Arial" w:cs="Arial"/>
        </w:rPr>
        <w:t>Por fim, agradeço a Deus, por ter me concedido saúde em tempos tão difíceis. E pela dádiva da curiosidade e da fome de conhecimento, atributos sem os quais provavelmente não teria embarcado em mais uma jornada.</w:t>
      </w:r>
    </w:p>
    <w:p w14:paraId="2EB770F3" w14:textId="77777777" w:rsidR="00E00DAC" w:rsidRDefault="00E00DAC" w:rsidP="00BD61B6">
      <w:pPr>
        <w:spacing w:line="360" w:lineRule="auto"/>
        <w:jc w:val="both"/>
        <w:rPr>
          <w:rFonts w:ascii="Arial" w:hAnsi="Arial" w:cs="Arial"/>
        </w:rPr>
      </w:pPr>
    </w:p>
    <w:p w14:paraId="6E102CD7" w14:textId="77777777" w:rsidR="00E00DAC" w:rsidRDefault="00E00DAC" w:rsidP="00BD61B6">
      <w:pPr>
        <w:spacing w:line="360" w:lineRule="auto"/>
        <w:jc w:val="both"/>
        <w:rPr>
          <w:rFonts w:ascii="Arial" w:hAnsi="Arial" w:cs="Arial"/>
        </w:rPr>
      </w:pPr>
    </w:p>
    <w:p w14:paraId="60328A60" w14:textId="77777777" w:rsidR="00E00DAC" w:rsidRDefault="00E00DAC">
      <w:pPr>
        <w:spacing w:line="360" w:lineRule="auto"/>
        <w:jc w:val="both"/>
        <w:rPr>
          <w:rFonts w:ascii="Arial" w:hAnsi="Arial" w:cs="Arial"/>
        </w:rPr>
        <w:pPrChange w:id="2" w:author="Igor Mazzeto" w:date="2023-04-30T11:20:00Z">
          <w:pPr>
            <w:jc w:val="both"/>
          </w:pPr>
        </w:pPrChange>
      </w:pPr>
    </w:p>
    <w:p w14:paraId="4F204626" w14:textId="77777777" w:rsidR="00E00DAC" w:rsidRDefault="00E00DAC">
      <w:pPr>
        <w:spacing w:line="360" w:lineRule="auto"/>
        <w:jc w:val="both"/>
        <w:rPr>
          <w:rFonts w:ascii="Arial" w:hAnsi="Arial" w:cs="Arial"/>
        </w:rPr>
        <w:pPrChange w:id="3" w:author="Igor Mazzeto" w:date="2023-04-30T11:20:00Z">
          <w:pPr>
            <w:jc w:val="both"/>
          </w:pPr>
        </w:pPrChange>
      </w:pPr>
    </w:p>
    <w:p w14:paraId="5FEABC37" w14:textId="77777777" w:rsidR="00E00DAC" w:rsidRDefault="00E00DAC">
      <w:pPr>
        <w:spacing w:line="360" w:lineRule="auto"/>
        <w:jc w:val="both"/>
        <w:rPr>
          <w:rFonts w:ascii="Arial" w:hAnsi="Arial" w:cs="Arial"/>
        </w:rPr>
        <w:pPrChange w:id="4" w:author="Igor Mazzeto" w:date="2023-04-30T11:20:00Z">
          <w:pPr>
            <w:jc w:val="both"/>
          </w:pPr>
        </w:pPrChange>
      </w:pPr>
    </w:p>
    <w:p w14:paraId="7547AAB7" w14:textId="77777777" w:rsidR="00E00DAC" w:rsidRDefault="00E00DAC">
      <w:pPr>
        <w:spacing w:line="360" w:lineRule="auto"/>
        <w:jc w:val="both"/>
        <w:rPr>
          <w:rFonts w:ascii="Arial" w:hAnsi="Arial" w:cs="Arial"/>
        </w:rPr>
        <w:pPrChange w:id="5" w:author="Igor Mazzeto" w:date="2023-04-30T11:20:00Z">
          <w:pPr>
            <w:jc w:val="both"/>
          </w:pPr>
        </w:pPrChange>
      </w:pPr>
    </w:p>
    <w:p w14:paraId="49D621A7" w14:textId="77777777" w:rsidR="00E00DAC" w:rsidRDefault="00E00DAC">
      <w:pPr>
        <w:spacing w:line="360" w:lineRule="auto"/>
        <w:jc w:val="both"/>
        <w:rPr>
          <w:rFonts w:ascii="Arial" w:hAnsi="Arial" w:cs="Arial"/>
        </w:rPr>
        <w:pPrChange w:id="6" w:author="Igor Mazzeto" w:date="2023-04-30T11:20:00Z">
          <w:pPr>
            <w:jc w:val="both"/>
          </w:pPr>
        </w:pPrChange>
      </w:pPr>
    </w:p>
    <w:p w14:paraId="45C4F438" w14:textId="77777777" w:rsidR="00E00DAC" w:rsidRDefault="00E00DAC">
      <w:pPr>
        <w:spacing w:line="360" w:lineRule="auto"/>
        <w:jc w:val="both"/>
        <w:rPr>
          <w:rFonts w:ascii="Arial" w:hAnsi="Arial" w:cs="Arial"/>
        </w:rPr>
        <w:pPrChange w:id="7" w:author="Igor Mazzeto" w:date="2023-04-30T11:20:00Z">
          <w:pPr>
            <w:jc w:val="both"/>
          </w:pPr>
        </w:pPrChange>
      </w:pPr>
    </w:p>
    <w:p w14:paraId="526E31C6" w14:textId="77777777" w:rsidR="00E00DAC" w:rsidRDefault="00E00DAC">
      <w:pPr>
        <w:spacing w:line="360" w:lineRule="auto"/>
        <w:jc w:val="both"/>
        <w:rPr>
          <w:rFonts w:ascii="Arial" w:hAnsi="Arial" w:cs="Arial"/>
        </w:rPr>
        <w:pPrChange w:id="8" w:author="Igor Mazzeto" w:date="2023-04-30T11:20:00Z">
          <w:pPr>
            <w:jc w:val="both"/>
          </w:pPr>
        </w:pPrChange>
      </w:pPr>
    </w:p>
    <w:p w14:paraId="6D92E423" w14:textId="77777777" w:rsidR="00E00DAC" w:rsidRDefault="00E00DAC">
      <w:pPr>
        <w:spacing w:line="360" w:lineRule="auto"/>
        <w:jc w:val="both"/>
        <w:rPr>
          <w:rFonts w:ascii="Arial" w:hAnsi="Arial" w:cs="Arial"/>
        </w:rPr>
        <w:pPrChange w:id="9" w:author="Igor Mazzeto" w:date="2023-04-30T11:20:00Z">
          <w:pPr>
            <w:jc w:val="both"/>
          </w:pPr>
        </w:pPrChange>
      </w:pPr>
    </w:p>
    <w:p w14:paraId="3BA23F38" w14:textId="77777777" w:rsidR="00E00DAC" w:rsidRDefault="00E00DAC">
      <w:pPr>
        <w:spacing w:line="360" w:lineRule="auto"/>
        <w:jc w:val="both"/>
        <w:rPr>
          <w:rFonts w:ascii="Arial" w:hAnsi="Arial" w:cs="Arial"/>
        </w:rPr>
        <w:pPrChange w:id="10" w:author="Igor Mazzeto" w:date="2023-04-30T11:20:00Z">
          <w:pPr>
            <w:jc w:val="both"/>
          </w:pPr>
        </w:pPrChange>
      </w:pPr>
    </w:p>
    <w:p w14:paraId="36DCE31D" w14:textId="77777777" w:rsidR="00E00DAC" w:rsidRDefault="00E00DAC">
      <w:pPr>
        <w:spacing w:line="360" w:lineRule="auto"/>
        <w:jc w:val="both"/>
        <w:rPr>
          <w:rFonts w:ascii="Arial" w:hAnsi="Arial" w:cs="Arial"/>
        </w:rPr>
        <w:pPrChange w:id="11" w:author="Igor Mazzeto" w:date="2023-04-30T11:20:00Z">
          <w:pPr>
            <w:jc w:val="both"/>
          </w:pPr>
        </w:pPrChange>
      </w:pPr>
    </w:p>
    <w:p w14:paraId="02E26D02" w14:textId="77777777" w:rsidR="00E00DAC" w:rsidRDefault="00E00DAC">
      <w:pPr>
        <w:spacing w:line="360" w:lineRule="auto"/>
        <w:jc w:val="both"/>
        <w:rPr>
          <w:rFonts w:ascii="Arial" w:hAnsi="Arial" w:cs="Arial"/>
        </w:rPr>
        <w:pPrChange w:id="12" w:author="Igor Mazzeto" w:date="2023-04-30T11:20:00Z">
          <w:pPr>
            <w:jc w:val="both"/>
          </w:pPr>
        </w:pPrChange>
      </w:pPr>
    </w:p>
    <w:p w14:paraId="1B92EE26" w14:textId="77777777" w:rsidR="00E00DAC" w:rsidRDefault="00E00DAC">
      <w:pPr>
        <w:spacing w:line="360" w:lineRule="auto"/>
        <w:jc w:val="both"/>
        <w:rPr>
          <w:rFonts w:ascii="Arial" w:hAnsi="Arial" w:cs="Arial"/>
        </w:rPr>
        <w:pPrChange w:id="13" w:author="Igor Mazzeto" w:date="2023-04-30T11:20:00Z">
          <w:pPr>
            <w:jc w:val="both"/>
          </w:pPr>
        </w:pPrChange>
      </w:pPr>
    </w:p>
    <w:p w14:paraId="5FBA151A" w14:textId="77777777" w:rsidR="00E00DAC" w:rsidRDefault="00E00DAC">
      <w:pPr>
        <w:spacing w:line="360" w:lineRule="auto"/>
        <w:jc w:val="both"/>
        <w:rPr>
          <w:rFonts w:ascii="Arial" w:hAnsi="Arial" w:cs="Arial"/>
        </w:rPr>
        <w:pPrChange w:id="14" w:author="Igor Mazzeto" w:date="2023-04-30T11:20:00Z">
          <w:pPr>
            <w:jc w:val="both"/>
          </w:pPr>
        </w:pPrChange>
      </w:pPr>
    </w:p>
    <w:p w14:paraId="21D225D1" w14:textId="77777777" w:rsidR="00E00DAC" w:rsidRDefault="00E00DAC">
      <w:pPr>
        <w:spacing w:line="360" w:lineRule="auto"/>
        <w:jc w:val="both"/>
        <w:rPr>
          <w:rFonts w:ascii="Arial" w:hAnsi="Arial" w:cs="Arial"/>
        </w:rPr>
        <w:pPrChange w:id="15" w:author="Igor Mazzeto" w:date="2023-04-30T11:20:00Z">
          <w:pPr>
            <w:jc w:val="both"/>
          </w:pPr>
        </w:pPrChange>
      </w:pPr>
    </w:p>
    <w:p w14:paraId="51226AD9" w14:textId="77777777" w:rsidR="00E00DAC" w:rsidRDefault="00E00DAC">
      <w:pPr>
        <w:spacing w:line="360" w:lineRule="auto"/>
        <w:jc w:val="both"/>
        <w:rPr>
          <w:rFonts w:ascii="Arial" w:hAnsi="Arial" w:cs="Arial"/>
        </w:rPr>
        <w:pPrChange w:id="16" w:author="Igor Mazzeto" w:date="2023-04-30T11:20:00Z">
          <w:pPr>
            <w:jc w:val="both"/>
          </w:pPr>
        </w:pPrChange>
      </w:pPr>
    </w:p>
    <w:p w14:paraId="6C39E175" w14:textId="77777777" w:rsidR="00E00DAC" w:rsidRDefault="00E00DAC">
      <w:pPr>
        <w:spacing w:line="360" w:lineRule="auto"/>
        <w:jc w:val="both"/>
        <w:rPr>
          <w:rFonts w:ascii="Arial" w:hAnsi="Arial" w:cs="Arial"/>
        </w:rPr>
        <w:pPrChange w:id="17" w:author="Igor Mazzeto" w:date="2023-04-30T11:20:00Z">
          <w:pPr>
            <w:jc w:val="both"/>
          </w:pPr>
        </w:pPrChange>
      </w:pPr>
    </w:p>
    <w:p w14:paraId="107408B6" w14:textId="77777777" w:rsidR="00E00DAC" w:rsidRDefault="00E00DAC">
      <w:pPr>
        <w:spacing w:line="360" w:lineRule="auto"/>
        <w:jc w:val="both"/>
        <w:rPr>
          <w:rFonts w:ascii="Arial" w:hAnsi="Arial" w:cs="Arial"/>
        </w:rPr>
        <w:pPrChange w:id="18" w:author="Igor Mazzeto" w:date="2023-04-30T11:20:00Z">
          <w:pPr>
            <w:jc w:val="both"/>
          </w:pPr>
        </w:pPrChange>
      </w:pPr>
    </w:p>
    <w:p w14:paraId="7681604A" w14:textId="77777777" w:rsidR="00E00DAC" w:rsidRDefault="00E00DAC">
      <w:pPr>
        <w:spacing w:line="360" w:lineRule="auto"/>
        <w:jc w:val="both"/>
        <w:rPr>
          <w:rFonts w:ascii="Arial" w:hAnsi="Arial" w:cs="Arial"/>
        </w:rPr>
        <w:pPrChange w:id="19" w:author="Igor Mazzeto" w:date="2023-04-30T11:20:00Z">
          <w:pPr>
            <w:jc w:val="both"/>
          </w:pPr>
        </w:pPrChange>
      </w:pPr>
    </w:p>
    <w:p w14:paraId="35F6B56F" w14:textId="77777777" w:rsidR="00E00DAC" w:rsidRDefault="00E00DAC">
      <w:pPr>
        <w:spacing w:line="360" w:lineRule="auto"/>
        <w:jc w:val="both"/>
        <w:rPr>
          <w:rFonts w:ascii="Arial" w:hAnsi="Arial" w:cs="Arial"/>
        </w:rPr>
        <w:pPrChange w:id="20" w:author="Igor Mazzeto" w:date="2023-04-30T11:20:00Z">
          <w:pPr>
            <w:jc w:val="both"/>
          </w:pPr>
        </w:pPrChange>
      </w:pPr>
    </w:p>
    <w:p w14:paraId="5E841419" w14:textId="77777777" w:rsidR="00E00DAC" w:rsidRDefault="00E00DAC">
      <w:pPr>
        <w:spacing w:line="360" w:lineRule="auto"/>
        <w:jc w:val="both"/>
        <w:rPr>
          <w:rFonts w:ascii="Arial" w:hAnsi="Arial" w:cs="Arial"/>
        </w:rPr>
        <w:pPrChange w:id="21" w:author="Igor Mazzeto" w:date="2023-04-30T11:20:00Z">
          <w:pPr>
            <w:jc w:val="both"/>
          </w:pPr>
        </w:pPrChange>
      </w:pPr>
    </w:p>
    <w:p w14:paraId="0D306509" w14:textId="77777777" w:rsidR="00E00DAC" w:rsidRDefault="00E00DAC">
      <w:pPr>
        <w:spacing w:line="360" w:lineRule="auto"/>
        <w:jc w:val="both"/>
        <w:rPr>
          <w:rFonts w:ascii="Arial" w:hAnsi="Arial" w:cs="Arial"/>
        </w:rPr>
        <w:pPrChange w:id="22" w:author="Igor Mazzeto" w:date="2023-04-30T11:20:00Z">
          <w:pPr>
            <w:jc w:val="both"/>
          </w:pPr>
        </w:pPrChange>
      </w:pPr>
    </w:p>
    <w:p w14:paraId="77EF1F49" w14:textId="77777777" w:rsidR="00E00DAC" w:rsidRDefault="00E00DAC">
      <w:pPr>
        <w:spacing w:line="360" w:lineRule="auto"/>
        <w:jc w:val="both"/>
        <w:rPr>
          <w:rFonts w:ascii="Arial" w:hAnsi="Arial" w:cs="Arial"/>
        </w:rPr>
        <w:pPrChange w:id="23" w:author="Igor Mazzeto" w:date="2023-04-30T11:20:00Z">
          <w:pPr>
            <w:jc w:val="both"/>
          </w:pPr>
        </w:pPrChange>
      </w:pPr>
    </w:p>
    <w:p w14:paraId="54B0024D" w14:textId="77777777" w:rsidR="00E00DAC" w:rsidRDefault="00E00DAC">
      <w:pPr>
        <w:spacing w:line="360" w:lineRule="auto"/>
        <w:jc w:val="both"/>
        <w:rPr>
          <w:rFonts w:ascii="Arial" w:hAnsi="Arial" w:cs="Arial"/>
        </w:rPr>
        <w:pPrChange w:id="24" w:author="Igor Mazzeto" w:date="2023-04-30T11:20:00Z">
          <w:pPr>
            <w:jc w:val="both"/>
          </w:pPr>
        </w:pPrChange>
      </w:pPr>
    </w:p>
    <w:p w14:paraId="0305FC77" w14:textId="77777777" w:rsidR="00E00DAC" w:rsidRDefault="00E00DAC">
      <w:pPr>
        <w:spacing w:line="360" w:lineRule="auto"/>
        <w:jc w:val="both"/>
        <w:rPr>
          <w:rFonts w:ascii="Arial" w:hAnsi="Arial" w:cs="Arial"/>
        </w:rPr>
        <w:pPrChange w:id="25" w:author="Igor Mazzeto" w:date="2023-04-30T11:20:00Z">
          <w:pPr>
            <w:jc w:val="both"/>
          </w:pPr>
        </w:pPrChange>
      </w:pPr>
    </w:p>
    <w:p w14:paraId="4DDD6207" w14:textId="77777777" w:rsidR="00E00DAC" w:rsidRDefault="00E00DAC">
      <w:pPr>
        <w:spacing w:line="360" w:lineRule="auto"/>
        <w:jc w:val="both"/>
        <w:rPr>
          <w:rFonts w:ascii="Arial" w:hAnsi="Arial" w:cs="Arial"/>
        </w:rPr>
        <w:pPrChange w:id="26" w:author="Igor Mazzeto" w:date="2023-04-30T11:20:00Z">
          <w:pPr>
            <w:jc w:val="both"/>
          </w:pPr>
        </w:pPrChange>
      </w:pPr>
    </w:p>
    <w:p w14:paraId="343281D9" w14:textId="77777777" w:rsidR="00E00DAC" w:rsidRDefault="00E00DAC">
      <w:pPr>
        <w:spacing w:line="360" w:lineRule="auto"/>
        <w:jc w:val="both"/>
        <w:rPr>
          <w:rFonts w:ascii="Arial" w:hAnsi="Arial" w:cs="Arial"/>
        </w:rPr>
        <w:pPrChange w:id="27" w:author="Igor Mazzeto" w:date="2023-04-30T11:20:00Z">
          <w:pPr>
            <w:jc w:val="both"/>
          </w:pPr>
        </w:pPrChange>
      </w:pPr>
    </w:p>
    <w:p w14:paraId="39D06ECA" w14:textId="77777777" w:rsidR="00E00DAC" w:rsidRDefault="00E00DAC">
      <w:pPr>
        <w:spacing w:line="360" w:lineRule="auto"/>
        <w:jc w:val="both"/>
        <w:rPr>
          <w:rFonts w:ascii="Arial" w:hAnsi="Arial" w:cs="Arial"/>
        </w:rPr>
        <w:pPrChange w:id="28" w:author="Igor Mazzeto" w:date="2023-04-30T11:20:00Z">
          <w:pPr>
            <w:jc w:val="both"/>
          </w:pPr>
        </w:pPrChange>
      </w:pPr>
    </w:p>
    <w:p w14:paraId="345649FF" w14:textId="77777777" w:rsidR="00E00DAC" w:rsidRDefault="00E00DAC">
      <w:pPr>
        <w:spacing w:line="360" w:lineRule="auto"/>
        <w:jc w:val="both"/>
        <w:rPr>
          <w:rFonts w:ascii="Arial" w:hAnsi="Arial" w:cs="Arial"/>
        </w:rPr>
        <w:pPrChange w:id="29" w:author="Igor Mazzeto" w:date="2023-04-30T11:20:00Z">
          <w:pPr>
            <w:jc w:val="both"/>
          </w:pPr>
        </w:pPrChange>
      </w:pPr>
    </w:p>
    <w:p w14:paraId="53F817C2" w14:textId="77777777" w:rsidR="00E00DAC" w:rsidRDefault="00E00DAC">
      <w:pPr>
        <w:spacing w:line="360" w:lineRule="auto"/>
        <w:jc w:val="both"/>
        <w:rPr>
          <w:rFonts w:ascii="Arial" w:hAnsi="Arial" w:cs="Arial"/>
        </w:rPr>
        <w:pPrChange w:id="30" w:author="Igor Mazzeto" w:date="2023-04-30T11:20:00Z">
          <w:pPr>
            <w:jc w:val="both"/>
          </w:pPr>
        </w:pPrChange>
      </w:pPr>
    </w:p>
    <w:p w14:paraId="73E12BEC" w14:textId="77777777" w:rsidR="00E00DAC" w:rsidRDefault="00E00DAC">
      <w:pPr>
        <w:spacing w:line="360" w:lineRule="auto"/>
        <w:jc w:val="both"/>
        <w:rPr>
          <w:rFonts w:ascii="Arial" w:hAnsi="Arial" w:cs="Arial"/>
        </w:rPr>
        <w:pPrChange w:id="31" w:author="Igor Mazzeto" w:date="2023-04-30T11:20:00Z">
          <w:pPr>
            <w:jc w:val="both"/>
          </w:pPr>
        </w:pPrChange>
      </w:pPr>
    </w:p>
    <w:p w14:paraId="72B387A1" w14:textId="77777777" w:rsidR="00E00DAC" w:rsidRDefault="00E00DAC">
      <w:pPr>
        <w:spacing w:line="360" w:lineRule="auto"/>
        <w:jc w:val="both"/>
        <w:rPr>
          <w:rFonts w:ascii="Arial" w:hAnsi="Arial" w:cs="Arial"/>
        </w:rPr>
        <w:pPrChange w:id="32" w:author="Igor Mazzeto" w:date="2023-04-30T11:20:00Z">
          <w:pPr>
            <w:jc w:val="both"/>
          </w:pPr>
        </w:pPrChange>
      </w:pPr>
    </w:p>
    <w:p w14:paraId="48DF46D8" w14:textId="77777777" w:rsidR="00E00DAC" w:rsidRDefault="00E00DAC">
      <w:pPr>
        <w:spacing w:line="360" w:lineRule="auto"/>
        <w:jc w:val="both"/>
        <w:rPr>
          <w:rFonts w:ascii="Arial" w:hAnsi="Arial" w:cs="Arial"/>
        </w:rPr>
        <w:pPrChange w:id="33" w:author="Igor Mazzeto" w:date="2023-04-30T11:20:00Z">
          <w:pPr>
            <w:jc w:val="both"/>
          </w:pPr>
        </w:pPrChange>
      </w:pPr>
    </w:p>
    <w:p w14:paraId="78C676E3" w14:textId="77777777" w:rsidR="00E00DAC" w:rsidRDefault="00E00DAC">
      <w:pPr>
        <w:spacing w:line="360" w:lineRule="auto"/>
        <w:jc w:val="both"/>
        <w:rPr>
          <w:rFonts w:ascii="Arial" w:hAnsi="Arial" w:cs="Arial"/>
        </w:rPr>
        <w:pPrChange w:id="34" w:author="Igor Mazzeto" w:date="2023-04-30T11:20:00Z">
          <w:pPr>
            <w:jc w:val="both"/>
          </w:pPr>
        </w:pPrChange>
      </w:pPr>
    </w:p>
    <w:p w14:paraId="556AF268" w14:textId="77777777" w:rsidR="00E00DAC" w:rsidRDefault="00E00DAC">
      <w:pPr>
        <w:spacing w:line="360" w:lineRule="auto"/>
        <w:jc w:val="both"/>
        <w:rPr>
          <w:rFonts w:ascii="Arial" w:hAnsi="Arial" w:cs="Arial"/>
        </w:rPr>
        <w:pPrChange w:id="35" w:author="Igor Mazzeto" w:date="2023-04-30T11:20:00Z">
          <w:pPr>
            <w:jc w:val="both"/>
          </w:pPr>
        </w:pPrChange>
      </w:pPr>
    </w:p>
    <w:p w14:paraId="41A32E47" w14:textId="77777777" w:rsidR="00E00DAC" w:rsidRDefault="00E00DAC">
      <w:pPr>
        <w:spacing w:line="360" w:lineRule="auto"/>
        <w:jc w:val="both"/>
        <w:rPr>
          <w:rFonts w:ascii="Arial" w:hAnsi="Arial" w:cs="Arial"/>
        </w:rPr>
        <w:pPrChange w:id="36" w:author="Igor Mazzeto" w:date="2023-04-30T11:20:00Z">
          <w:pPr>
            <w:jc w:val="both"/>
          </w:pPr>
        </w:pPrChange>
      </w:pPr>
    </w:p>
    <w:p w14:paraId="42AFBDC5" w14:textId="77777777" w:rsidR="00E00DAC" w:rsidRDefault="00E00DAC">
      <w:pPr>
        <w:spacing w:line="360" w:lineRule="auto"/>
        <w:jc w:val="both"/>
        <w:rPr>
          <w:rFonts w:ascii="Arial" w:hAnsi="Arial" w:cs="Arial"/>
        </w:rPr>
        <w:pPrChange w:id="37" w:author="Igor Mazzeto" w:date="2023-04-30T11:20:00Z">
          <w:pPr>
            <w:jc w:val="both"/>
          </w:pPr>
        </w:pPrChange>
      </w:pPr>
    </w:p>
    <w:p w14:paraId="5FC93ED7" w14:textId="77777777" w:rsidR="00E00DAC" w:rsidRDefault="00E00DAC">
      <w:pPr>
        <w:spacing w:line="360" w:lineRule="auto"/>
        <w:jc w:val="both"/>
        <w:rPr>
          <w:rFonts w:ascii="Arial" w:hAnsi="Arial" w:cs="Arial"/>
        </w:rPr>
        <w:pPrChange w:id="38" w:author="Igor Mazzeto" w:date="2023-04-30T11:20:00Z">
          <w:pPr>
            <w:jc w:val="both"/>
          </w:pPr>
        </w:pPrChange>
      </w:pPr>
    </w:p>
    <w:p w14:paraId="39503D60" w14:textId="77777777" w:rsidR="00E00DAC" w:rsidRDefault="00E00DAC">
      <w:pPr>
        <w:spacing w:line="360" w:lineRule="auto"/>
        <w:jc w:val="both"/>
        <w:rPr>
          <w:rFonts w:ascii="Arial" w:hAnsi="Arial" w:cs="Arial"/>
        </w:rPr>
        <w:pPrChange w:id="39" w:author="Igor Mazzeto" w:date="2023-04-30T11:20:00Z">
          <w:pPr>
            <w:jc w:val="both"/>
          </w:pPr>
        </w:pPrChange>
      </w:pPr>
    </w:p>
    <w:p w14:paraId="40C9F88D" w14:textId="4D099CC6" w:rsidR="00E00DAC" w:rsidRDefault="00E00DAC">
      <w:pPr>
        <w:spacing w:line="360" w:lineRule="auto"/>
        <w:jc w:val="both"/>
        <w:rPr>
          <w:rFonts w:ascii="Arial" w:hAnsi="Arial" w:cs="Arial"/>
        </w:rPr>
        <w:pPrChange w:id="40" w:author="Igor Mazzeto" w:date="2023-04-30T11:20:00Z">
          <w:pPr>
            <w:jc w:val="both"/>
          </w:pPr>
        </w:pPrChange>
      </w:pPr>
    </w:p>
    <w:p w14:paraId="0B6ADBB3" w14:textId="5F3E5468" w:rsidR="4A495D06" w:rsidRDefault="4A495D06" w:rsidP="4A495D06">
      <w:pPr>
        <w:spacing w:line="360" w:lineRule="auto"/>
        <w:jc w:val="both"/>
        <w:rPr>
          <w:rFonts w:ascii="Arial" w:hAnsi="Arial" w:cs="Arial"/>
        </w:rPr>
      </w:pPr>
    </w:p>
    <w:p w14:paraId="6F6F6F2A" w14:textId="77777777" w:rsidR="00DC789F" w:rsidRDefault="00DC789F">
      <w:pPr>
        <w:spacing w:line="360" w:lineRule="auto"/>
        <w:jc w:val="both"/>
        <w:rPr>
          <w:rFonts w:ascii="Arial" w:hAnsi="Arial" w:cs="Arial"/>
        </w:rPr>
        <w:pPrChange w:id="41" w:author="Igor Mazzeto" w:date="2023-04-30T11:20:00Z">
          <w:pPr>
            <w:jc w:val="both"/>
          </w:pPr>
        </w:pPrChange>
      </w:pPr>
    </w:p>
    <w:p w14:paraId="632F8120" w14:textId="77777777" w:rsidR="00DC789F" w:rsidRDefault="00DC789F">
      <w:pPr>
        <w:spacing w:line="360" w:lineRule="auto"/>
        <w:jc w:val="both"/>
        <w:rPr>
          <w:rFonts w:ascii="Arial" w:hAnsi="Arial" w:cs="Arial"/>
        </w:rPr>
        <w:pPrChange w:id="42" w:author="Igor Mazzeto" w:date="2023-04-30T11:20:00Z">
          <w:pPr>
            <w:jc w:val="both"/>
          </w:pPr>
        </w:pPrChange>
      </w:pPr>
    </w:p>
    <w:p w14:paraId="034CAA63" w14:textId="77777777" w:rsidR="00E00DAC" w:rsidRDefault="00E00DAC">
      <w:pPr>
        <w:spacing w:line="360" w:lineRule="auto"/>
        <w:jc w:val="both"/>
        <w:rPr>
          <w:rFonts w:ascii="Arial" w:hAnsi="Arial" w:cs="Arial"/>
        </w:rPr>
        <w:pPrChange w:id="43" w:author="Igor Mazzeto" w:date="2023-04-30T11:20:00Z">
          <w:pPr>
            <w:jc w:val="both"/>
          </w:pPr>
        </w:pPrChange>
      </w:pPr>
    </w:p>
    <w:p w14:paraId="106A4844" w14:textId="77777777" w:rsidR="00E00DAC" w:rsidRDefault="00E00DAC">
      <w:pPr>
        <w:spacing w:line="360" w:lineRule="auto"/>
        <w:jc w:val="both"/>
        <w:rPr>
          <w:rFonts w:ascii="Arial" w:hAnsi="Arial" w:cs="Arial"/>
        </w:rPr>
        <w:pPrChange w:id="44" w:author="Igor Mazzeto" w:date="2023-04-30T11:20:00Z">
          <w:pPr>
            <w:jc w:val="both"/>
          </w:pPr>
        </w:pPrChange>
      </w:pPr>
    </w:p>
    <w:p w14:paraId="51B651B5" w14:textId="77777777" w:rsidR="00D50A79" w:rsidRDefault="00D50A79">
      <w:pPr>
        <w:spacing w:line="360" w:lineRule="auto"/>
        <w:jc w:val="both"/>
        <w:rPr>
          <w:rFonts w:ascii="Arial" w:hAnsi="Arial" w:cs="Arial"/>
        </w:rPr>
        <w:pPrChange w:id="45" w:author="Igor Mazzeto" w:date="2023-04-30T11:20:00Z">
          <w:pPr>
            <w:jc w:val="both"/>
          </w:pPr>
        </w:pPrChange>
      </w:pPr>
    </w:p>
    <w:p w14:paraId="6369C6ED" w14:textId="77777777" w:rsidR="00E00DAC" w:rsidRDefault="00E00DAC">
      <w:pPr>
        <w:spacing w:line="360" w:lineRule="auto"/>
        <w:jc w:val="both"/>
        <w:rPr>
          <w:rFonts w:ascii="Arial" w:hAnsi="Arial" w:cs="Arial"/>
        </w:rPr>
        <w:pPrChange w:id="46" w:author="Igor Mazzeto" w:date="2023-04-30T11:20:00Z">
          <w:pPr>
            <w:jc w:val="both"/>
          </w:pPr>
        </w:pPrChange>
      </w:pPr>
    </w:p>
    <w:p w14:paraId="50EB6566" w14:textId="1D3C420B" w:rsidR="00E00DAC" w:rsidRPr="005D3033" w:rsidRDefault="00F11042" w:rsidP="00BD61B6">
      <w:pPr>
        <w:widowControl w:val="0"/>
        <w:tabs>
          <w:tab w:val="left" w:pos="7938"/>
        </w:tabs>
        <w:autoSpaceDE w:val="0"/>
        <w:autoSpaceDN w:val="0"/>
        <w:adjustRightInd w:val="0"/>
        <w:spacing w:line="360" w:lineRule="auto"/>
        <w:jc w:val="right"/>
        <w:rPr>
          <w:rFonts w:ascii="Arial" w:hAnsi="Arial" w:cs="Arial"/>
        </w:rPr>
      </w:pPr>
      <w:r>
        <w:rPr>
          <w:rFonts w:ascii="Arial" w:hAnsi="Arial" w:cs="Arial"/>
          <w:color w:val="001320"/>
          <w:shd w:val="clear" w:color="auto" w:fill="FFF4EC"/>
        </w:rPr>
        <w:t>“</w:t>
      </w:r>
      <w:r w:rsidR="00D50A79" w:rsidRPr="00D50A79">
        <w:rPr>
          <w:rFonts w:ascii="Arial" w:hAnsi="Arial" w:cs="Arial"/>
          <w:color w:val="001320"/>
          <w:shd w:val="clear" w:color="auto" w:fill="FFF4EC"/>
        </w:rPr>
        <w:t>Que haja uma luz nos lugares mais escuros, quando todas as outras luzes se apagarem</w:t>
      </w:r>
      <w:commentRangeStart w:id="47"/>
      <w:r w:rsidR="00E00DAC" w:rsidRPr="00197E6F">
        <w:rPr>
          <w:rFonts w:ascii="Arial" w:hAnsi="Arial" w:cs="Arial"/>
          <w:color w:val="001320"/>
          <w:shd w:val="clear" w:color="auto" w:fill="FFF4EC"/>
        </w:rPr>
        <w:t>."</w:t>
      </w:r>
      <w:r w:rsidR="00E00DAC" w:rsidRPr="005D3033">
        <w:rPr>
          <w:rFonts w:ascii="Arial" w:hAnsi="Arial" w:cs="Arial"/>
        </w:rPr>
        <w:t xml:space="preserve"> </w:t>
      </w:r>
      <w:commentRangeEnd w:id="47"/>
      <w:r w:rsidR="00E00DAC" w:rsidRPr="005D3033">
        <w:rPr>
          <w:rStyle w:val="CommentReference"/>
          <w:rFonts w:cs="Calibri"/>
        </w:rPr>
        <w:commentReference w:id="47"/>
      </w:r>
    </w:p>
    <w:p w14:paraId="6FBF4EF2" w14:textId="7723800F" w:rsidR="00E00DAC" w:rsidRDefault="00D50A79" w:rsidP="00BD61B6">
      <w:pPr>
        <w:widowControl w:val="0"/>
        <w:tabs>
          <w:tab w:val="left" w:pos="7938"/>
        </w:tabs>
        <w:autoSpaceDE w:val="0"/>
        <w:autoSpaceDN w:val="0"/>
        <w:adjustRightInd w:val="0"/>
        <w:spacing w:line="360" w:lineRule="auto"/>
        <w:jc w:val="right"/>
        <w:rPr>
          <w:rFonts w:ascii="Arial" w:hAnsi="Arial" w:cs="Arial"/>
          <w:shd w:val="clear" w:color="auto" w:fill="FDFEFF"/>
        </w:rPr>
      </w:pPr>
      <w:r w:rsidRPr="00F11042">
        <w:rPr>
          <w:rFonts w:ascii="Arial" w:hAnsi="Arial" w:cs="Arial"/>
          <w:shd w:val="clear" w:color="auto" w:fill="FDFEFF"/>
        </w:rPr>
        <w:t>J. R. R. Tolkien</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1892</w:t>
      </w:r>
      <w:r w:rsidR="00E00DAC" w:rsidRPr="00F11042">
        <w:rPr>
          <w:rFonts w:ascii="Arial" w:hAnsi="Arial" w:cs="Arial"/>
          <w:shd w:val="clear" w:color="auto" w:fill="FDFEFF"/>
        </w:rPr>
        <w:t xml:space="preserve"> – </w:t>
      </w:r>
      <w:r w:rsidR="00F11042" w:rsidRPr="00F11042">
        <w:rPr>
          <w:rFonts w:ascii="Arial" w:hAnsi="Arial" w:cs="Arial"/>
          <w:shd w:val="clear" w:color="auto" w:fill="FDFEFF"/>
        </w:rPr>
        <w:t>1973</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escritor inglê</w:t>
      </w:r>
      <w:r w:rsidR="00F11042">
        <w:rPr>
          <w:rFonts w:ascii="Arial" w:hAnsi="Arial" w:cs="Arial"/>
          <w:shd w:val="clear" w:color="auto" w:fill="FDFEFF"/>
        </w:rPr>
        <w:t>s</w:t>
      </w:r>
    </w:p>
    <w:p w14:paraId="11A3C848" w14:textId="77777777" w:rsidR="00DC789F" w:rsidRPr="00F11042" w:rsidRDefault="00DC789F" w:rsidP="00BD61B6">
      <w:pPr>
        <w:widowControl w:val="0"/>
        <w:tabs>
          <w:tab w:val="left" w:pos="7938"/>
        </w:tabs>
        <w:autoSpaceDE w:val="0"/>
        <w:autoSpaceDN w:val="0"/>
        <w:adjustRightInd w:val="0"/>
        <w:spacing w:line="360" w:lineRule="auto"/>
        <w:jc w:val="right"/>
        <w:rPr>
          <w:rFonts w:ascii="Arial" w:hAnsi="Arial" w:cs="Arial"/>
        </w:rPr>
      </w:pPr>
    </w:p>
    <w:p w14:paraId="0AEAD1D4" w14:textId="77777777" w:rsidR="008C735A" w:rsidRDefault="008C735A" w:rsidP="00BD61B6">
      <w:pPr>
        <w:spacing w:line="360" w:lineRule="auto"/>
        <w:rPr>
          <w:rFonts w:ascii="Arial" w:hAnsi="Arial" w:cs="Arial"/>
        </w:rPr>
      </w:pPr>
    </w:p>
    <w:p w14:paraId="44C4D068" w14:textId="77777777" w:rsidR="00DC789F" w:rsidRDefault="00DC789F" w:rsidP="00BD61B6">
      <w:pPr>
        <w:spacing w:line="360" w:lineRule="auto"/>
        <w:rPr>
          <w:rFonts w:ascii="Arial" w:hAnsi="Arial" w:cs="Arial"/>
        </w:rPr>
      </w:pPr>
    </w:p>
    <w:p w14:paraId="52696F3F" w14:textId="30AA28C5" w:rsidR="00104DB4" w:rsidRPr="00C91449" w:rsidRDefault="00104DB4" w:rsidP="00BD61B6">
      <w:pPr>
        <w:spacing w:line="360" w:lineRule="auto"/>
        <w:rPr>
          <w:rFonts w:ascii="Arial" w:hAnsi="Arial" w:cs="Arial"/>
        </w:rPr>
      </w:pPr>
      <w:r w:rsidRPr="00C91449">
        <w:rPr>
          <w:rFonts w:ascii="Arial" w:hAnsi="Arial" w:cs="Arial"/>
        </w:rPr>
        <w:t>Resumo expandido</w:t>
      </w:r>
    </w:p>
    <w:p w14:paraId="4FD69D04" w14:textId="77777777" w:rsidR="00104DB4" w:rsidRPr="00C91449" w:rsidRDefault="00104DB4" w:rsidP="00BD61B6">
      <w:pPr>
        <w:spacing w:line="360" w:lineRule="auto"/>
        <w:rPr>
          <w:rFonts w:ascii="Arial" w:hAnsi="Arial" w:cs="Arial"/>
        </w:rPr>
      </w:pPr>
    </w:p>
    <w:p w14:paraId="6F7C19FB" w14:textId="29F68465" w:rsidR="00E072EA" w:rsidRPr="00C91449" w:rsidRDefault="00104DB4" w:rsidP="00BD61B6">
      <w:pPr>
        <w:spacing w:line="360" w:lineRule="auto"/>
        <w:jc w:val="both"/>
        <w:rPr>
          <w:rFonts w:ascii="Arial" w:hAnsi="Arial" w:cs="Arial"/>
        </w:rPr>
      </w:pPr>
      <w:r w:rsidRPr="00C91449">
        <w:rPr>
          <w:rFonts w:ascii="Arial" w:hAnsi="Arial" w:cs="Arial"/>
        </w:rPr>
        <w:t>Em 2 de agosto de 2022 a Agência Nacional de Energia Elétrica (ANEEL) publicou no Diário Oficial da União (DOU), seção 3, página 106, a abertura da Tomada de Subsídios – TS nº 14/2022. A TS 014/2022 tem com o objetivo obter subsídios e informações acerca de base de dados que será utilizada no estudo de benchmarking dos custos operacionais regulatórios dos agentes de transmissão. Sucintamente, para o cálculo dos custos operacionais regulatórios é aplicado um modelo conhecido como Análise Envoltória de Dados (Data Envelopment Analysis) utilizando o custo operacional como insumo e nove produtos. Os produtos representam os principais direcionadores (drivers) para os custos operacionais das empresas brasileiras de transmissão de energia elétrica. Nesse sentido, é possível assumir que exista uma forte correlação entre os produtos e o insumo, podendo ser aplicado um modelo estatístico de regressão múltipla para estimar parâmetros e realizar inferências estatísticas sobre o modelo. Utilizando a abordagem estatística, o insumo (custo operacional) representa a variável resposta/dependente (y) e os produtos representam as variáveis preditoras (x</w:t>
      </w:r>
      <w:r w:rsidRPr="003A1F38">
        <w:rPr>
          <w:rFonts w:ascii="Arial" w:hAnsi="Arial" w:cs="Arial"/>
          <w:vertAlign w:val="subscript"/>
        </w:rPr>
        <w:t>1</w:t>
      </w:r>
      <w:r w:rsidRPr="00C91449">
        <w:rPr>
          <w:rFonts w:ascii="Arial" w:hAnsi="Arial" w:cs="Arial"/>
        </w:rPr>
        <w:t>,</w:t>
      </w:r>
      <w:r w:rsidR="003A1F38">
        <w:rPr>
          <w:rFonts w:ascii="Arial" w:hAnsi="Arial" w:cs="Arial"/>
        </w:rPr>
        <w:t xml:space="preserve"> </w:t>
      </w:r>
      <w:r w:rsidRPr="00C91449">
        <w:rPr>
          <w:rFonts w:ascii="Arial" w:hAnsi="Arial" w:cs="Arial"/>
        </w:rPr>
        <w:t>x</w:t>
      </w:r>
      <w:r w:rsidRPr="003A1F38">
        <w:rPr>
          <w:rFonts w:ascii="Arial" w:hAnsi="Arial" w:cs="Arial"/>
          <w:vertAlign w:val="subscript"/>
        </w:rPr>
        <w:t>2</w:t>
      </w:r>
      <w:r w:rsidRPr="00C91449">
        <w:rPr>
          <w:rFonts w:ascii="Arial" w:hAnsi="Arial" w:cs="Arial"/>
        </w:rPr>
        <w:t>,</w:t>
      </w:r>
      <w:r w:rsidR="003A1F38">
        <w:rPr>
          <w:rFonts w:ascii="Arial" w:hAnsi="Arial" w:cs="Arial"/>
        </w:rPr>
        <w:t xml:space="preserve"> </w:t>
      </w:r>
      <w:r w:rsidRPr="00C91449">
        <w:rPr>
          <w:rFonts w:ascii="Arial" w:hAnsi="Arial" w:cs="Arial"/>
        </w:rPr>
        <w:t>…,</w:t>
      </w:r>
      <w:r w:rsidR="003A1F38">
        <w:rPr>
          <w:rFonts w:ascii="Arial" w:hAnsi="Arial" w:cs="Arial"/>
        </w:rPr>
        <w:t xml:space="preserve"> </w:t>
      </w:r>
      <w:proofErr w:type="spellStart"/>
      <w:r w:rsidRPr="00C91449">
        <w:rPr>
          <w:rFonts w:ascii="Arial" w:hAnsi="Arial" w:cs="Arial"/>
        </w:rPr>
        <w:t>x</w:t>
      </w:r>
      <w:r w:rsidRPr="003A1F38">
        <w:rPr>
          <w:rFonts w:ascii="Arial" w:hAnsi="Arial" w:cs="Arial"/>
          <w:vertAlign w:val="subscript"/>
        </w:rPr>
        <w:t>p</w:t>
      </w:r>
      <w:proofErr w:type="spellEnd"/>
      <w:r w:rsidRPr="00C91449">
        <w:rPr>
          <w:rFonts w:ascii="Arial" w:hAnsi="Arial" w:cs="Arial"/>
        </w:rPr>
        <w:t xml:space="preserve">). Entretanto, a presença de forte correlação linear entre os produtos gera valores inconsistentes para os coeficientes do modelo de regressão como a estimativa de um coeficiente negativo quando é esperado, do ponto de vista técnico, um coeficiente positivo. A literatura apresenta possíveis soluções para esse problema como parametrizações alternativas para o modelo de regressão ou o uso de modelos Bayesianos. Uma solução alternativa é o uso de programação linear para a estimação dos parâmetros do modelo de regressão impondo restrições na forma de inequações. Este trabalho utiliza modelo de regressão linear, programação linear e técnicas de validação cruzada para avaliar os principais direcionadores dos custos operacionais das empresas brasileiras de transmissão de energia elétrica. Os resultados indicam que, com a aplicação da metodologia de programação linear e do uso de restrições aos parâmetros do modelo, apenas </w:t>
      </w:r>
      <w:r w:rsidR="008923D2">
        <w:rPr>
          <w:rFonts w:ascii="Arial" w:hAnsi="Arial" w:cs="Arial"/>
        </w:rPr>
        <w:t xml:space="preserve">quatro </w:t>
      </w:r>
      <w:r w:rsidRPr="00C91449">
        <w:rPr>
          <w:rFonts w:ascii="Arial" w:hAnsi="Arial" w:cs="Arial"/>
        </w:rPr>
        <w:t xml:space="preserve">dentre </w:t>
      </w:r>
      <w:r w:rsidR="008923D2">
        <w:rPr>
          <w:rFonts w:ascii="Arial" w:hAnsi="Arial" w:cs="Arial"/>
        </w:rPr>
        <w:t xml:space="preserve">os nove </w:t>
      </w:r>
      <w:r w:rsidRPr="00C91449">
        <w:rPr>
          <w:rFonts w:ascii="Arial" w:hAnsi="Arial" w:cs="Arial"/>
        </w:rPr>
        <w:t xml:space="preserve">produtos são identificados como os principais </w:t>
      </w:r>
      <w:r w:rsidRPr="00C91449">
        <w:rPr>
          <w:rFonts w:ascii="Arial" w:hAnsi="Arial" w:cs="Arial"/>
        </w:rPr>
        <w:lastRenderedPageBreak/>
        <w:t>direcionadores dos custos operacionais. Dessa forma, este resultado indica que a atual metodologia para o cálculo dos custos operacionais eficientes utiliza direcionadores redundantes, podendo comprometer ou enviesar estimativas de eficiência.</w:t>
      </w:r>
    </w:p>
    <w:p w14:paraId="275A7411" w14:textId="77777777" w:rsidR="00E072EA" w:rsidRPr="00C91449" w:rsidRDefault="00E072EA" w:rsidP="00BD61B6">
      <w:pPr>
        <w:spacing w:line="360" w:lineRule="auto"/>
        <w:jc w:val="center"/>
        <w:rPr>
          <w:rFonts w:ascii="Arial" w:hAnsi="Arial" w:cs="Arial"/>
          <w:b/>
          <w:bCs/>
        </w:rPr>
      </w:pPr>
      <w:r w:rsidRPr="00C91449">
        <w:rPr>
          <w:rFonts w:ascii="Arial" w:hAnsi="Arial" w:cs="Arial"/>
          <w:b/>
          <w:bCs/>
        </w:rPr>
        <w:t>Resumo</w:t>
      </w:r>
    </w:p>
    <w:p w14:paraId="6F02F4B2" w14:textId="77777777" w:rsidR="00E072EA" w:rsidRPr="00C91449" w:rsidRDefault="00E072EA" w:rsidP="00BD61B6">
      <w:pPr>
        <w:spacing w:line="360" w:lineRule="auto"/>
        <w:rPr>
          <w:rFonts w:ascii="Arial" w:hAnsi="Arial" w:cs="Arial"/>
        </w:rPr>
      </w:pPr>
    </w:p>
    <w:p w14:paraId="6AD7FD74" w14:textId="7DA60AAE" w:rsidR="00E072EA" w:rsidRPr="00C91449" w:rsidRDefault="00E072EA" w:rsidP="00BD61B6">
      <w:pPr>
        <w:spacing w:line="360" w:lineRule="auto"/>
        <w:jc w:val="both"/>
        <w:rPr>
          <w:rFonts w:ascii="Arial" w:hAnsi="Arial" w:cs="Arial"/>
        </w:rPr>
      </w:pPr>
      <w:r w:rsidRPr="00C91449">
        <w:rPr>
          <w:rFonts w:ascii="Arial" w:hAnsi="Arial" w:cs="Arial"/>
        </w:rPr>
        <w:t xml:space="preserve">A Agência Nacional de Energia Elétrica (ANEEL) publicou a Tomada de Subsídios – TS nº 14/2022 para a obtenção de informações sobre a base de dados que será utilizada no estudo de benchmarking dos custos operacionais regulatórios dos agentes de transmissão. O cálculo desses custos é feito por meio da Análise Envoltória de Dados (Data Envelopment Analysis), utilizando o custo operacional como insumo e nove produtos como variáveis explicativas (drivers) dos custos. No entanto, devido à forte correlação linear entre as variáveis explicativas, o modelo de regressão pode gerar valores inconsistentes para os coeficientes estimados. Uma alternativa para lidar com esse problema é a utilização de programação linear e restrições nas inequações para estimação dos parâmetros do modelo. Nesse contexto, este trabalho propõe uma metodologia que combina a regressão linear com a programação linear e técnicas de validação cruzada para avaliar os principais direcionadores dos custos operacionais das empresas brasileiras de transmissão de energia elétrica. </w:t>
      </w:r>
      <w:r w:rsidRPr="002C0098">
        <w:rPr>
          <w:rFonts w:ascii="Arial" w:hAnsi="Arial" w:cs="Arial"/>
          <w:highlight w:val="yellow"/>
        </w:rPr>
        <w:t xml:space="preserve">Os resultados indicam que </w:t>
      </w:r>
      <w:r w:rsidR="008923D2" w:rsidRPr="002C0098">
        <w:rPr>
          <w:rFonts w:ascii="Arial" w:hAnsi="Arial" w:cs="Arial"/>
          <w:highlight w:val="yellow"/>
        </w:rPr>
        <w:t>quatro</w:t>
      </w:r>
      <w:r w:rsidRPr="002C0098">
        <w:rPr>
          <w:rFonts w:ascii="Arial" w:hAnsi="Arial" w:cs="Arial"/>
          <w:highlight w:val="yellow"/>
        </w:rPr>
        <w:t xml:space="preserve"> das nove variáveis explicativas são identificadas como os principais direcionadores dos custos operacionais, o que sugere a presença de variáveis redundantes na metodologia atual de cálculo dos custos operacionais eficientes, podendo comprometer as estimativas de eficiência</w:t>
      </w:r>
      <w:r w:rsidRPr="00C91449">
        <w:rPr>
          <w:rFonts w:ascii="Arial" w:hAnsi="Arial" w:cs="Arial"/>
        </w:rPr>
        <w:t>.</w:t>
      </w:r>
    </w:p>
    <w:p w14:paraId="33DB62BB" w14:textId="026765EC" w:rsidR="00E072EA" w:rsidRPr="00C91449" w:rsidRDefault="00E072EA" w:rsidP="00BD61B6">
      <w:pPr>
        <w:spacing w:line="360" w:lineRule="auto"/>
        <w:jc w:val="both"/>
        <w:rPr>
          <w:rFonts w:ascii="Arial" w:hAnsi="Arial" w:cs="Arial"/>
        </w:rPr>
      </w:pPr>
    </w:p>
    <w:p w14:paraId="53BDB4DF" w14:textId="12EC6F07" w:rsidR="00E072EA" w:rsidRPr="0018482C" w:rsidRDefault="00E072EA" w:rsidP="00BD61B6">
      <w:pPr>
        <w:spacing w:line="360" w:lineRule="auto"/>
        <w:jc w:val="both"/>
        <w:rPr>
          <w:rFonts w:ascii="Arial" w:hAnsi="Arial" w:cs="Arial"/>
          <w:lang w:val="en-US"/>
        </w:rPr>
      </w:pPr>
      <w:r w:rsidRPr="00C91449">
        <w:rPr>
          <w:rFonts w:ascii="Arial" w:hAnsi="Arial" w:cs="Arial"/>
        </w:rPr>
        <w:t>Palavras</w:t>
      </w:r>
      <w:r w:rsidR="00854E16" w:rsidRPr="00C91449">
        <w:rPr>
          <w:rFonts w:ascii="Arial" w:hAnsi="Arial" w:cs="Arial"/>
        </w:rPr>
        <w:t>-</w:t>
      </w:r>
      <w:r w:rsidRPr="00C91449">
        <w:rPr>
          <w:rFonts w:ascii="Arial" w:hAnsi="Arial" w:cs="Arial"/>
        </w:rPr>
        <w:t>chave: Regressão linear. Programação linear.</w:t>
      </w:r>
      <w:r w:rsidR="007303E3">
        <w:rPr>
          <w:rFonts w:ascii="Arial" w:hAnsi="Arial" w:cs="Arial"/>
        </w:rPr>
        <w:t xml:space="preserve"> Bootstrap não-paramétrico.</w:t>
      </w:r>
      <w:r w:rsidRPr="00C91449">
        <w:rPr>
          <w:rFonts w:ascii="Arial" w:hAnsi="Arial" w:cs="Arial"/>
        </w:rPr>
        <w:t xml:space="preserve"> Custo operacional. </w:t>
      </w:r>
      <w:proofErr w:type="spellStart"/>
      <w:r w:rsidRPr="0018482C">
        <w:rPr>
          <w:rFonts w:ascii="Arial" w:hAnsi="Arial" w:cs="Arial"/>
          <w:lang w:val="en-US"/>
        </w:rPr>
        <w:t>Transmissão</w:t>
      </w:r>
      <w:proofErr w:type="spellEnd"/>
      <w:r w:rsidRPr="0018482C">
        <w:rPr>
          <w:rFonts w:ascii="Arial" w:hAnsi="Arial" w:cs="Arial"/>
          <w:lang w:val="en-US"/>
        </w:rPr>
        <w:t xml:space="preserve"> de </w:t>
      </w:r>
      <w:proofErr w:type="spellStart"/>
      <w:r w:rsidRPr="0018482C">
        <w:rPr>
          <w:rFonts w:ascii="Arial" w:hAnsi="Arial" w:cs="Arial"/>
          <w:lang w:val="en-US"/>
        </w:rPr>
        <w:t>energia</w:t>
      </w:r>
      <w:proofErr w:type="spellEnd"/>
      <w:r w:rsidRPr="0018482C">
        <w:rPr>
          <w:rFonts w:ascii="Arial" w:hAnsi="Arial" w:cs="Arial"/>
          <w:lang w:val="en-US"/>
        </w:rPr>
        <w:t xml:space="preserve"> </w:t>
      </w:r>
      <w:proofErr w:type="spellStart"/>
      <w:r w:rsidRPr="0018482C">
        <w:rPr>
          <w:rFonts w:ascii="Arial" w:hAnsi="Arial" w:cs="Arial"/>
          <w:lang w:val="en-US"/>
        </w:rPr>
        <w:t>elétrica</w:t>
      </w:r>
      <w:proofErr w:type="spellEnd"/>
      <w:r w:rsidRPr="0018482C">
        <w:rPr>
          <w:rFonts w:ascii="Arial" w:hAnsi="Arial" w:cs="Arial"/>
          <w:lang w:val="en-US"/>
        </w:rPr>
        <w:t xml:space="preserve">. </w:t>
      </w:r>
    </w:p>
    <w:p w14:paraId="0F00BAEA" w14:textId="7F9250EB" w:rsidR="00E072EA" w:rsidRPr="0018482C" w:rsidRDefault="00E072EA" w:rsidP="00BD61B6">
      <w:pPr>
        <w:spacing w:line="360" w:lineRule="auto"/>
        <w:rPr>
          <w:rFonts w:ascii="Arial" w:hAnsi="Arial" w:cs="Arial"/>
          <w:lang w:val="en-US"/>
        </w:rPr>
      </w:pPr>
    </w:p>
    <w:p w14:paraId="7A96A058" w14:textId="2771D1F6" w:rsidR="00E072EA" w:rsidRPr="0018482C" w:rsidRDefault="00E072EA" w:rsidP="00BD61B6">
      <w:pPr>
        <w:spacing w:line="360" w:lineRule="auto"/>
        <w:rPr>
          <w:rFonts w:ascii="Arial" w:hAnsi="Arial" w:cs="Arial"/>
          <w:lang w:val="en-US"/>
        </w:rPr>
      </w:pPr>
      <w:r w:rsidRPr="0018482C">
        <w:rPr>
          <w:rFonts w:ascii="Arial" w:hAnsi="Arial" w:cs="Arial"/>
          <w:lang w:val="en-US"/>
        </w:rPr>
        <w:br w:type="page"/>
      </w:r>
    </w:p>
    <w:p w14:paraId="6953E036" w14:textId="2835F657" w:rsidR="00E072EA" w:rsidRPr="00C91449" w:rsidRDefault="00E072EA" w:rsidP="00BD61B6">
      <w:pPr>
        <w:spacing w:line="360" w:lineRule="auto"/>
        <w:jc w:val="center"/>
        <w:rPr>
          <w:rFonts w:ascii="Arial" w:hAnsi="Arial" w:cs="Arial"/>
          <w:b/>
          <w:bCs/>
          <w:lang w:val="en-US"/>
        </w:rPr>
      </w:pPr>
      <w:r w:rsidRPr="00C91449">
        <w:rPr>
          <w:rFonts w:ascii="Arial" w:hAnsi="Arial" w:cs="Arial"/>
          <w:b/>
          <w:bCs/>
          <w:lang w:val="en-US"/>
        </w:rPr>
        <w:lastRenderedPageBreak/>
        <w:t>Abstract</w:t>
      </w:r>
    </w:p>
    <w:p w14:paraId="4E221702" w14:textId="77777777" w:rsidR="00E072EA" w:rsidRPr="00C91449" w:rsidRDefault="00E072EA" w:rsidP="00BD61B6">
      <w:pPr>
        <w:spacing w:line="360" w:lineRule="auto"/>
        <w:jc w:val="center"/>
        <w:rPr>
          <w:rFonts w:ascii="Arial" w:hAnsi="Arial" w:cs="Arial"/>
          <w:lang w:val="en-US"/>
        </w:rPr>
      </w:pPr>
    </w:p>
    <w:p w14:paraId="3E0E25C5" w14:textId="218321A0" w:rsidR="00E072EA" w:rsidRPr="00C91449" w:rsidRDefault="00E072EA" w:rsidP="00BD61B6">
      <w:pPr>
        <w:spacing w:line="360" w:lineRule="auto"/>
        <w:jc w:val="both"/>
        <w:rPr>
          <w:rFonts w:ascii="Arial" w:hAnsi="Arial" w:cs="Arial"/>
          <w:lang w:val="en-US"/>
        </w:rPr>
      </w:pPr>
      <w:r w:rsidRPr="00C91449">
        <w:rPr>
          <w:rFonts w:ascii="Arial" w:hAnsi="Arial" w:cs="Arial"/>
          <w:lang w:val="en-US"/>
        </w:rPr>
        <w:t xml:space="preserve">The Brazilian National Electricity Agency (ANEEL) published the Public Consultation - PC No. 14/2022 to obtain information about the database to be used in the benchmarking study of regulatory operating costs for transmission agents. The calculation of these costs is carried out using Data Envelopment Analysis (DEA), with operating costs as input and nine products as explanatory variables (drivers) of costs. However, due to the strong linear correlation between the explanatory variables, the regression model may generate inconsistent values for the estimated coefficients. An alternative to address this issue is to use linear programming and inequality constraints to estimate the model parameters. In this context, this work proposes a methodology that combines linear regression with linear programming and cross-validation techniques to evaluate the main drivers of operating costs for Brazilian electricity transmission companies. The results indicate that only </w:t>
      </w:r>
      <w:r w:rsidR="008923D2">
        <w:rPr>
          <w:rFonts w:ascii="Arial" w:hAnsi="Arial" w:cs="Arial"/>
          <w:lang w:val="en-US"/>
        </w:rPr>
        <w:t>four</w:t>
      </w:r>
      <w:r w:rsidRPr="00C91449">
        <w:rPr>
          <w:rFonts w:ascii="Arial" w:hAnsi="Arial" w:cs="Arial"/>
          <w:lang w:val="en-US"/>
        </w:rPr>
        <w:t xml:space="preserve"> out of the nine explanatory variables are identified as the main drivers of operating costs, suggesting the presence of redundant variables in the current methodology for calculating efficient operating costs, which may compromise efficiency estimates.</w:t>
      </w:r>
    </w:p>
    <w:p w14:paraId="057D8032" w14:textId="77777777" w:rsidR="00E072EA" w:rsidRPr="00C91449" w:rsidRDefault="00E072EA" w:rsidP="00BD61B6">
      <w:pPr>
        <w:spacing w:line="360" w:lineRule="auto"/>
        <w:jc w:val="both"/>
        <w:rPr>
          <w:rFonts w:ascii="Arial" w:hAnsi="Arial" w:cs="Arial"/>
          <w:lang w:val="en-US"/>
        </w:rPr>
      </w:pPr>
    </w:p>
    <w:p w14:paraId="0FD40259" w14:textId="60710FD5" w:rsidR="00E072EA" w:rsidRPr="0018482C" w:rsidRDefault="00E072EA" w:rsidP="00BD61B6">
      <w:pPr>
        <w:spacing w:line="360" w:lineRule="auto"/>
        <w:jc w:val="both"/>
        <w:rPr>
          <w:rFonts w:ascii="Arial" w:hAnsi="Arial" w:cs="Arial"/>
        </w:rPr>
      </w:pPr>
      <w:r w:rsidRPr="00C91449">
        <w:rPr>
          <w:rFonts w:ascii="Arial" w:hAnsi="Arial" w:cs="Arial"/>
          <w:lang w:val="en-US"/>
        </w:rPr>
        <w:t xml:space="preserve">Key words: </w:t>
      </w:r>
      <w:r w:rsidRPr="00C91449">
        <w:rPr>
          <w:rFonts w:ascii="Arial" w:hAnsi="Arial" w:cs="Arial"/>
          <w:lang w:val="en"/>
        </w:rPr>
        <w:t>Linear regression. Linear programming.</w:t>
      </w:r>
      <w:r w:rsidR="007303E3">
        <w:rPr>
          <w:rFonts w:ascii="Arial" w:hAnsi="Arial" w:cs="Arial"/>
          <w:lang w:val="en"/>
        </w:rPr>
        <w:t xml:space="preserve"> Non-parametric bootstrap.</w:t>
      </w:r>
      <w:r w:rsidRPr="00C91449">
        <w:rPr>
          <w:rFonts w:ascii="Arial" w:hAnsi="Arial" w:cs="Arial"/>
          <w:lang w:val="en"/>
        </w:rPr>
        <w:t xml:space="preserve"> Operational cost. </w:t>
      </w:r>
      <w:r w:rsidRPr="0018482C">
        <w:rPr>
          <w:rFonts w:ascii="Arial" w:hAnsi="Arial" w:cs="Arial"/>
        </w:rPr>
        <w:t xml:space="preserve">Transmission of electricity. </w:t>
      </w:r>
    </w:p>
    <w:p w14:paraId="3D623FD6" w14:textId="4ECA45AE" w:rsidR="00E076E8" w:rsidRPr="000B5C1E" w:rsidRDefault="00D0159A">
      <w:pPr>
        <w:spacing w:line="360" w:lineRule="auto"/>
        <w:rPr>
          <w:rFonts w:ascii="Arial" w:hAnsi="Arial" w:cs="Arial"/>
        </w:rPr>
        <w:pPrChange w:id="48" w:author="Igor Mazzeto" w:date="2023-04-30T11:20:00Z">
          <w:pPr/>
        </w:pPrChange>
      </w:pPr>
      <w:r w:rsidRPr="0018482C">
        <w:rPr>
          <w:rFonts w:ascii="Arial" w:hAnsi="Arial" w:cs="Arial"/>
        </w:rPr>
        <w:br w:type="page"/>
      </w:r>
    </w:p>
    <w:p w14:paraId="6F0B8914" w14:textId="7EAC91CC" w:rsidR="002C3296" w:rsidRPr="00C91449" w:rsidRDefault="00C91449" w:rsidP="00BD61B6">
      <w:pPr>
        <w:spacing w:line="360" w:lineRule="auto"/>
        <w:jc w:val="both"/>
        <w:rPr>
          <w:rFonts w:ascii="Arial" w:hAnsi="Arial" w:cs="Arial"/>
          <w:b/>
          <w:bCs/>
        </w:rPr>
      </w:pPr>
      <w:r>
        <w:rPr>
          <w:rFonts w:ascii="Arial" w:hAnsi="Arial" w:cs="Arial"/>
          <w:b/>
          <w:bCs/>
        </w:rPr>
        <w:lastRenderedPageBreak/>
        <w:t xml:space="preserve">1 </w:t>
      </w:r>
      <w:r w:rsidR="00FE7492" w:rsidRPr="00C91449">
        <w:rPr>
          <w:rFonts w:ascii="Arial" w:hAnsi="Arial" w:cs="Arial"/>
          <w:b/>
          <w:bCs/>
        </w:rPr>
        <w:t>Introdu</w:t>
      </w:r>
      <w:r w:rsidR="00D95673" w:rsidRPr="00C91449">
        <w:rPr>
          <w:rFonts w:ascii="Arial" w:hAnsi="Arial" w:cs="Arial"/>
          <w:b/>
          <w:bCs/>
        </w:rPr>
        <w:t>ção</w:t>
      </w:r>
    </w:p>
    <w:p w14:paraId="53003DBA" w14:textId="77777777" w:rsidR="002C3296" w:rsidRPr="00C91449" w:rsidRDefault="002C3296" w:rsidP="00BD61B6">
      <w:pPr>
        <w:spacing w:line="360" w:lineRule="auto"/>
        <w:rPr>
          <w:rFonts w:ascii="Arial" w:hAnsi="Arial" w:cs="Arial"/>
        </w:rPr>
      </w:pPr>
    </w:p>
    <w:p w14:paraId="61D58DF3" w14:textId="26AE9F92" w:rsidR="002C3296" w:rsidRPr="00C91449" w:rsidRDefault="002C3296" w:rsidP="00BD61B6">
      <w:pPr>
        <w:spacing w:line="360" w:lineRule="auto"/>
        <w:ind w:firstLine="360"/>
        <w:jc w:val="both"/>
        <w:rPr>
          <w:rFonts w:ascii="Arial" w:hAnsi="Arial" w:cs="Arial"/>
        </w:rPr>
      </w:pPr>
      <w:r w:rsidRPr="00C91449">
        <w:rPr>
          <w:rFonts w:ascii="Arial" w:hAnsi="Arial" w:cs="Arial"/>
        </w:rPr>
        <w:t>O sistema energético brasileiro</w:t>
      </w:r>
      <w:r w:rsidR="00837777" w:rsidRPr="00C91449">
        <w:rPr>
          <w:rFonts w:ascii="Arial" w:hAnsi="Arial" w:cs="Arial"/>
        </w:rPr>
        <w:t xml:space="preserve"> (SEB)</w:t>
      </w:r>
      <w:r w:rsidR="00806095" w:rsidRPr="00C91449">
        <w:rPr>
          <w:rFonts w:ascii="Arial" w:hAnsi="Arial" w:cs="Arial"/>
        </w:rPr>
        <w:t xml:space="preserve"> é composto por empresas públicas e privadas que são reguladas pela Agência Nacional de Energia </w:t>
      </w:r>
      <w:r w:rsidR="007D5A0F" w:rsidRPr="00C91449">
        <w:rPr>
          <w:rFonts w:ascii="Arial" w:hAnsi="Arial" w:cs="Arial"/>
        </w:rPr>
        <w:t>Elétrica</w:t>
      </w:r>
      <w:r w:rsidR="000F1A36" w:rsidRPr="00C91449">
        <w:rPr>
          <w:rFonts w:ascii="Arial" w:hAnsi="Arial" w:cs="Arial"/>
        </w:rPr>
        <w:t xml:space="preserve"> (ANEEL)</w:t>
      </w:r>
      <w:r w:rsidR="007D5A0F" w:rsidRPr="00C91449">
        <w:rPr>
          <w:rFonts w:ascii="Arial" w:hAnsi="Arial" w:cs="Arial"/>
        </w:rPr>
        <w:t>.</w:t>
      </w:r>
      <w:r w:rsidR="00B3277F" w:rsidRPr="00C91449">
        <w:rPr>
          <w:rFonts w:ascii="Arial" w:hAnsi="Arial" w:cs="Arial"/>
        </w:rPr>
        <w:t xml:space="preserve"> O Art. 2º </w:t>
      </w:r>
      <w:r w:rsidR="008D3A54" w:rsidRPr="00C91449">
        <w:rPr>
          <w:rFonts w:ascii="Arial" w:hAnsi="Arial" w:cs="Arial"/>
        </w:rPr>
        <w:t xml:space="preserve">da Lei nº </w:t>
      </w:r>
      <w:r w:rsidR="000F1A36" w:rsidRPr="00C91449">
        <w:rPr>
          <w:rFonts w:ascii="Arial" w:hAnsi="Arial" w:cs="Arial"/>
        </w:rPr>
        <w:t>9.427 de</w:t>
      </w:r>
      <w:r w:rsidR="008D3A54" w:rsidRPr="00C91449">
        <w:rPr>
          <w:rFonts w:ascii="Arial" w:hAnsi="Arial" w:cs="Arial"/>
        </w:rPr>
        <w:t xml:space="preserve"> 26 de dezembro de 1996</w:t>
      </w:r>
      <w:r w:rsidR="000F1A36" w:rsidRPr="00C91449">
        <w:rPr>
          <w:rFonts w:ascii="Arial" w:hAnsi="Arial" w:cs="Arial"/>
        </w:rPr>
        <w:t xml:space="preserve"> (B</w:t>
      </w:r>
      <w:r w:rsidR="007414F8" w:rsidRPr="00C91449">
        <w:rPr>
          <w:rFonts w:ascii="Arial" w:hAnsi="Arial" w:cs="Arial"/>
        </w:rPr>
        <w:t>rasil</w:t>
      </w:r>
      <w:r w:rsidR="000F1A36" w:rsidRPr="00C91449">
        <w:rPr>
          <w:rFonts w:ascii="Arial" w:hAnsi="Arial" w:cs="Arial"/>
        </w:rPr>
        <w:t xml:space="preserve">, 1996) dispõe que a ANEEL tem </w:t>
      </w:r>
      <w:r w:rsidR="000A20E7" w:rsidRPr="00C91449">
        <w:rPr>
          <w:rFonts w:ascii="Arial" w:hAnsi="Arial" w:cs="Arial"/>
        </w:rPr>
        <w:t>como finalidade regular e fiscalizar a produção, transmissão, distribuição e comercialização de energia elétrica.</w:t>
      </w:r>
      <w:r w:rsidR="00D66739" w:rsidRPr="00C91449">
        <w:rPr>
          <w:rFonts w:ascii="Arial" w:hAnsi="Arial" w:cs="Arial"/>
        </w:rPr>
        <w:t xml:space="preserve">  É também de responsabilidade </w:t>
      </w:r>
      <w:r w:rsidR="004B619B" w:rsidRPr="00C91449">
        <w:rPr>
          <w:rFonts w:ascii="Arial" w:hAnsi="Arial" w:cs="Arial"/>
        </w:rPr>
        <w:t xml:space="preserve">a ANEEL </w:t>
      </w:r>
      <w:r w:rsidR="0000073D" w:rsidRPr="00C91449">
        <w:rPr>
          <w:rFonts w:ascii="Arial" w:hAnsi="Arial" w:cs="Arial"/>
        </w:rPr>
        <w:t>estabelecer</w:t>
      </w:r>
      <w:r w:rsidR="00F15ADB" w:rsidRPr="00C91449">
        <w:rPr>
          <w:rFonts w:ascii="Arial" w:hAnsi="Arial" w:cs="Arial"/>
        </w:rPr>
        <w:t xml:space="preserve"> </w:t>
      </w:r>
      <w:r w:rsidR="00097607" w:rsidRPr="00C91449">
        <w:rPr>
          <w:rFonts w:ascii="Arial" w:hAnsi="Arial" w:cs="Arial"/>
        </w:rPr>
        <w:t xml:space="preserve">e rever as </w:t>
      </w:r>
      <w:r w:rsidR="00DE4858" w:rsidRPr="00C91449">
        <w:rPr>
          <w:rFonts w:ascii="Arial" w:hAnsi="Arial" w:cs="Arial"/>
        </w:rPr>
        <w:t xml:space="preserve">tarifas </w:t>
      </w:r>
      <w:r w:rsidR="00F15ADB" w:rsidRPr="00C91449">
        <w:rPr>
          <w:rFonts w:ascii="Arial" w:hAnsi="Arial" w:cs="Arial"/>
        </w:rPr>
        <w:t>segundo do Ar</w:t>
      </w:r>
      <w:r w:rsidR="00D5046C" w:rsidRPr="00C91449">
        <w:rPr>
          <w:rFonts w:ascii="Arial" w:hAnsi="Arial" w:cs="Arial"/>
        </w:rPr>
        <w:t xml:space="preserve">t. 3º, Incisos </w:t>
      </w:r>
      <w:r w:rsidR="00AF3DE9" w:rsidRPr="00C91449">
        <w:rPr>
          <w:rFonts w:ascii="Arial" w:hAnsi="Arial" w:cs="Arial"/>
        </w:rPr>
        <w:t>XII e XXII (B</w:t>
      </w:r>
      <w:r w:rsidR="007414F8" w:rsidRPr="00C91449">
        <w:rPr>
          <w:rFonts w:ascii="Arial" w:hAnsi="Arial" w:cs="Arial"/>
        </w:rPr>
        <w:t>rasil</w:t>
      </w:r>
      <w:r w:rsidR="00AF3DE9" w:rsidRPr="00C91449">
        <w:rPr>
          <w:rFonts w:ascii="Arial" w:hAnsi="Arial" w:cs="Arial"/>
        </w:rPr>
        <w:t>, 1996).</w:t>
      </w:r>
    </w:p>
    <w:p w14:paraId="1FFC5978" w14:textId="624B81DE" w:rsidR="00567507" w:rsidRPr="00C91449" w:rsidRDefault="005F5651" w:rsidP="00BD61B6">
      <w:pPr>
        <w:spacing w:line="360" w:lineRule="auto"/>
        <w:ind w:firstLine="360"/>
        <w:jc w:val="both"/>
        <w:rPr>
          <w:rFonts w:ascii="Arial" w:hAnsi="Arial" w:cs="Arial"/>
        </w:rPr>
      </w:pPr>
      <w:r w:rsidRPr="00C91449">
        <w:rPr>
          <w:rFonts w:ascii="Arial" w:hAnsi="Arial" w:cs="Arial"/>
        </w:rPr>
        <w:t>Para os agentes envolvidos no SEB, a</w:t>
      </w:r>
      <w:r w:rsidR="00427092" w:rsidRPr="00C91449">
        <w:rPr>
          <w:rFonts w:ascii="Arial" w:hAnsi="Arial" w:cs="Arial"/>
        </w:rPr>
        <w:t xml:space="preserve"> revisão de tarifas </w:t>
      </w:r>
      <w:r w:rsidR="00837777" w:rsidRPr="00C91449">
        <w:rPr>
          <w:rFonts w:ascii="Arial" w:hAnsi="Arial" w:cs="Arial"/>
        </w:rPr>
        <w:t xml:space="preserve">é de importância central </w:t>
      </w:r>
      <w:r w:rsidR="003914C6" w:rsidRPr="00C91449">
        <w:rPr>
          <w:rFonts w:ascii="Arial" w:hAnsi="Arial" w:cs="Arial"/>
        </w:rPr>
        <w:t>para a determinação d</w:t>
      </w:r>
      <w:r w:rsidR="00AA4E6D" w:rsidRPr="00C91449">
        <w:rPr>
          <w:rFonts w:ascii="Arial" w:hAnsi="Arial" w:cs="Arial"/>
        </w:rPr>
        <w:t>as receitas</w:t>
      </w:r>
      <w:r w:rsidR="003914C6" w:rsidRPr="00C91449">
        <w:rPr>
          <w:rFonts w:ascii="Arial" w:hAnsi="Arial" w:cs="Arial"/>
        </w:rPr>
        <w:t xml:space="preserve"> anuais permitidas (RAP)</w:t>
      </w:r>
      <w:r w:rsidR="00F30417" w:rsidRPr="00C91449">
        <w:rPr>
          <w:rFonts w:ascii="Arial" w:hAnsi="Arial" w:cs="Arial"/>
        </w:rPr>
        <w:t xml:space="preserve"> das instalações de transmissão</w:t>
      </w:r>
      <w:r w:rsidR="00A74806" w:rsidRPr="00C91449">
        <w:rPr>
          <w:rFonts w:ascii="Arial" w:hAnsi="Arial" w:cs="Arial"/>
        </w:rPr>
        <w:t>.</w:t>
      </w:r>
      <w:r w:rsidR="00F30417" w:rsidRPr="00C91449">
        <w:rPr>
          <w:rFonts w:ascii="Arial" w:hAnsi="Arial" w:cs="Arial"/>
        </w:rPr>
        <w:t xml:space="preserve"> Segundo Pessanha et al (2010</w:t>
      </w:r>
      <w:r w:rsidR="00992A5F" w:rsidRPr="00C91449">
        <w:rPr>
          <w:rFonts w:ascii="Arial" w:hAnsi="Arial" w:cs="Arial"/>
        </w:rPr>
        <w:t xml:space="preserve">), a RAP </w:t>
      </w:r>
      <w:r w:rsidR="00AA4E6D" w:rsidRPr="00C91449">
        <w:rPr>
          <w:rFonts w:ascii="Arial" w:hAnsi="Arial" w:cs="Arial"/>
        </w:rPr>
        <w:t>envolve a apuração dos custos anuais dos ativos elétricos, dos custos de administração e</w:t>
      </w:r>
      <w:r w:rsidR="00B7560B" w:rsidRPr="00C91449">
        <w:rPr>
          <w:rFonts w:ascii="Arial" w:hAnsi="Arial" w:cs="Arial"/>
        </w:rPr>
        <w:t xml:space="preserve"> custos operacionais</w:t>
      </w:r>
      <w:r w:rsidR="00AA4E6D" w:rsidRPr="00C91449">
        <w:rPr>
          <w:rFonts w:ascii="Arial" w:hAnsi="Arial" w:cs="Arial"/>
        </w:rPr>
        <w:t>, acrescidos dos tributos aplicáveis do setor e de uma parcela de ajuste.</w:t>
      </w:r>
      <w:r w:rsidR="00B7560B" w:rsidRPr="00C91449">
        <w:rPr>
          <w:rFonts w:ascii="Arial" w:hAnsi="Arial" w:cs="Arial"/>
        </w:rPr>
        <w:t xml:space="preserve"> Costa et al (2022) discorre que tais custos operacionais compreendem uma pequena parte da tarifa de energia e do custo operacional regulatório, dessa forma é crucial que tal parte seja calculada de forma apropriada, para que o operador do sistema possa cobrar o consumidor final de forma adequada.</w:t>
      </w:r>
    </w:p>
    <w:p w14:paraId="136286B5" w14:textId="363EE02D" w:rsidR="001775F1" w:rsidRPr="00C91449" w:rsidRDefault="00B7560B" w:rsidP="00BD61B6">
      <w:pPr>
        <w:spacing w:line="360" w:lineRule="auto"/>
        <w:ind w:firstLine="360"/>
        <w:jc w:val="both"/>
        <w:rPr>
          <w:rFonts w:ascii="Arial" w:hAnsi="Arial" w:cs="Arial"/>
        </w:rPr>
      </w:pPr>
      <w:r w:rsidRPr="00C91449">
        <w:rPr>
          <w:rFonts w:ascii="Arial" w:hAnsi="Arial" w:cs="Arial"/>
        </w:rPr>
        <w:t>Miranda Lopes et al (2016)</w:t>
      </w:r>
      <w:r w:rsidR="00E50E41" w:rsidRPr="00C91449">
        <w:rPr>
          <w:rFonts w:ascii="Arial" w:hAnsi="Arial" w:cs="Arial"/>
        </w:rPr>
        <w:t xml:space="preserve"> argumenta que uma das dificuldades do setor elétrico no Brasil envolve fornecer aos consumidores finais energia com preços justos com remuneração justa para o distribuidor. Tal remuneração é fortemente afetada pelos custos operacionais do setor, por isso o regulador estimula que os partícipes do sistema promovam redução </w:t>
      </w:r>
      <w:r w:rsidR="00854E16" w:rsidRPr="00C91449">
        <w:rPr>
          <w:rFonts w:ascii="Arial" w:hAnsi="Arial" w:cs="Arial"/>
        </w:rPr>
        <w:t>deles</w:t>
      </w:r>
      <w:r w:rsidR="00E50E41" w:rsidRPr="00C91449">
        <w:rPr>
          <w:rFonts w:ascii="Arial" w:hAnsi="Arial" w:cs="Arial"/>
        </w:rPr>
        <w:t>.</w:t>
      </w:r>
    </w:p>
    <w:p w14:paraId="4A34368E" w14:textId="7B9A4371" w:rsidR="00E50E41" w:rsidRPr="00C91449" w:rsidRDefault="00E50E41" w:rsidP="00BD61B6">
      <w:pPr>
        <w:spacing w:line="360" w:lineRule="auto"/>
        <w:ind w:firstLine="360"/>
        <w:jc w:val="both"/>
        <w:rPr>
          <w:rFonts w:ascii="Arial" w:hAnsi="Arial" w:cs="Arial"/>
        </w:rPr>
      </w:pPr>
      <w:r w:rsidRPr="00C91449">
        <w:rPr>
          <w:rFonts w:ascii="Arial" w:hAnsi="Arial" w:cs="Arial"/>
        </w:rPr>
        <w:t>Para Pessanha et al (2010), o desafio do cálculo dos custos operacionais eficientes do setor é a assimetria de informação entre o regulador e os agentes do mercado. Para evitar tal assimetria e definir tais custos de forma procedimental,</w:t>
      </w:r>
      <w:r w:rsidR="00DE6624" w:rsidRPr="00C91449">
        <w:rPr>
          <w:rFonts w:ascii="Arial" w:hAnsi="Arial" w:cs="Arial"/>
        </w:rPr>
        <w:t xml:space="preserve"> a reguladora por meio da Resolução </w:t>
      </w:r>
      <w:r w:rsidR="00654D98">
        <w:rPr>
          <w:rFonts w:ascii="Arial" w:hAnsi="Arial" w:cs="Arial"/>
        </w:rPr>
        <w:t>Normativ</w:t>
      </w:r>
      <w:r w:rsidR="00C92FDC">
        <w:rPr>
          <w:rFonts w:ascii="Arial" w:hAnsi="Arial" w:cs="Arial"/>
        </w:rPr>
        <w:t>a</w:t>
      </w:r>
      <w:r w:rsidR="00654D98">
        <w:rPr>
          <w:rFonts w:ascii="Arial" w:hAnsi="Arial" w:cs="Arial"/>
        </w:rPr>
        <w:t xml:space="preserve"> - REN </w:t>
      </w:r>
      <w:r w:rsidR="00DE6624" w:rsidRPr="00C91449">
        <w:rPr>
          <w:rFonts w:ascii="Arial" w:hAnsi="Arial" w:cs="Arial"/>
        </w:rPr>
        <w:t>ANEEL n</w:t>
      </w:r>
      <w:r w:rsidR="00DE6624" w:rsidRPr="00C91449">
        <w:rPr>
          <w:rFonts w:ascii="Symbol" w:eastAsia="Symbol" w:hAnsi="Symbol" w:cs="Symbol"/>
        </w:rPr>
        <w:t>°</w:t>
      </w:r>
      <w:r w:rsidR="00DE6624" w:rsidRPr="00C91449">
        <w:rPr>
          <w:rFonts w:ascii="Arial" w:hAnsi="Arial" w:cs="Arial"/>
        </w:rPr>
        <w:t xml:space="preserve"> 257 de 6 de março de 2007 </w:t>
      </w:r>
      <w:r w:rsidR="0022469E" w:rsidRPr="00C91449">
        <w:rPr>
          <w:rFonts w:ascii="Arial" w:hAnsi="Arial" w:cs="Arial"/>
        </w:rPr>
        <w:t xml:space="preserve">(Brasil, 2007) </w:t>
      </w:r>
      <w:r w:rsidR="00DE6624" w:rsidRPr="00C91449">
        <w:rPr>
          <w:rFonts w:ascii="Arial" w:hAnsi="Arial" w:cs="Arial"/>
        </w:rPr>
        <w:t>estabeleceu os conceitos gerais e procedimentos para revisão da primeira revisão tarifária periódica (RTP). A partir de então, em cada ciclo de revisão a reguladora divulga documentos normativos e técnicos com orientações para os procedimentos a serem realizados.</w:t>
      </w:r>
    </w:p>
    <w:p w14:paraId="27329B5E" w14:textId="273AAF45" w:rsidR="00077498" w:rsidRPr="00C91449" w:rsidRDefault="00077498" w:rsidP="00BD61B6">
      <w:pPr>
        <w:spacing w:line="360" w:lineRule="auto"/>
        <w:ind w:firstLine="360"/>
        <w:jc w:val="both"/>
        <w:rPr>
          <w:rFonts w:ascii="Arial" w:hAnsi="Arial" w:cs="Arial"/>
        </w:rPr>
      </w:pPr>
      <w:r w:rsidRPr="00C91449">
        <w:rPr>
          <w:rFonts w:ascii="Arial" w:hAnsi="Arial" w:cs="Arial"/>
        </w:rPr>
        <w:t xml:space="preserve">Em fevereiro de 2017, </w:t>
      </w:r>
      <w:del w:id="49" w:author="Marcelo COsta" w:date="2023-04-26T09:25:00Z">
        <w:r w:rsidRPr="00C91449" w:rsidDel="00515618">
          <w:rPr>
            <w:rFonts w:ascii="Arial" w:hAnsi="Arial" w:cs="Arial"/>
          </w:rPr>
          <w:delText xml:space="preserve">a reguladora emitiu a </w:delText>
        </w:r>
      </w:del>
      <w:r w:rsidRPr="00C91449">
        <w:rPr>
          <w:rFonts w:ascii="Arial" w:hAnsi="Arial" w:cs="Arial"/>
        </w:rPr>
        <w:t>Superintendência de Regulação Econômica e Estudos do Mercado (SRM) emitiu a Nota Técnica nº 037/2017-</w:t>
      </w:r>
      <w:del w:id="50" w:author="Marcelo COsta" w:date="2023-04-26T09:25:00Z">
        <w:r w:rsidRPr="00C91449" w:rsidDel="00515618">
          <w:rPr>
            <w:rFonts w:ascii="Arial" w:hAnsi="Arial" w:cs="Arial"/>
          </w:rPr>
          <w:delText>SEM</w:delText>
        </w:r>
      </w:del>
      <w:ins w:id="51" w:author="Marcelo COsta" w:date="2023-04-26T09:25:00Z">
        <w:r w:rsidR="00515618" w:rsidRPr="00C91449">
          <w:rPr>
            <w:rFonts w:ascii="Arial" w:hAnsi="Arial" w:cs="Arial"/>
          </w:rPr>
          <w:t>S</w:t>
        </w:r>
        <w:r w:rsidR="00515618">
          <w:rPr>
            <w:rFonts w:ascii="Arial" w:hAnsi="Arial" w:cs="Arial"/>
          </w:rPr>
          <w:t>R</w:t>
        </w:r>
        <w:r w:rsidR="00515618" w:rsidRPr="00C91449">
          <w:rPr>
            <w:rFonts w:ascii="Arial" w:hAnsi="Arial" w:cs="Arial"/>
          </w:rPr>
          <w:t>M</w:t>
        </w:r>
      </w:ins>
      <w:r w:rsidRPr="00C91449">
        <w:rPr>
          <w:rFonts w:ascii="Arial" w:hAnsi="Arial" w:cs="Arial"/>
        </w:rPr>
        <w:t xml:space="preserve">/ANEEL por meio da </w:t>
      </w:r>
      <w:r w:rsidRPr="00C91449">
        <w:rPr>
          <w:rFonts w:ascii="Arial" w:hAnsi="Arial" w:cs="Arial"/>
        </w:rPr>
        <w:lastRenderedPageBreak/>
        <w:t>qual apresentou as bases de dados que seriam utilizadas no estudo de eficiência dos custos operacionais das concessionárias de transmissão e que subsidiaria a definição dos custos operacionais regulatórios dos contratos de concessão que passariam por revisão no período de julho de 2018 a junho de 2023.</w:t>
      </w:r>
    </w:p>
    <w:p w14:paraId="0D61756E" w14:textId="6E7C09D4" w:rsidR="007747F7" w:rsidRPr="00C91449" w:rsidRDefault="001F2FF5" w:rsidP="00BD61B6">
      <w:pPr>
        <w:spacing w:line="360" w:lineRule="auto"/>
        <w:ind w:firstLine="360"/>
        <w:jc w:val="both"/>
        <w:rPr>
          <w:rFonts w:ascii="Arial" w:hAnsi="Arial" w:cs="Arial"/>
        </w:rPr>
      </w:pPr>
      <w:r w:rsidRPr="00C91449">
        <w:rPr>
          <w:rFonts w:ascii="Arial" w:hAnsi="Arial" w:cs="Arial"/>
        </w:rPr>
        <w:t>A ANEEL publicou a</w:t>
      </w:r>
      <w:r w:rsidR="007918B5" w:rsidRPr="00C91449">
        <w:rPr>
          <w:rFonts w:ascii="Arial" w:hAnsi="Arial" w:cs="Arial"/>
        </w:rPr>
        <w:t xml:space="preserve"> </w:t>
      </w:r>
      <w:r w:rsidRPr="00C91449">
        <w:rPr>
          <w:rFonts w:ascii="Arial" w:hAnsi="Arial" w:cs="Arial"/>
        </w:rPr>
        <w:t>Nota Técnica nº 160/2017</w:t>
      </w:r>
      <w:r w:rsidR="007918B5" w:rsidRPr="00C91449">
        <w:rPr>
          <w:rFonts w:ascii="Arial" w:hAnsi="Arial" w:cs="Arial"/>
        </w:rPr>
        <w:t xml:space="preserve"> </w:t>
      </w:r>
      <w:r w:rsidR="00077498" w:rsidRPr="00C91449">
        <w:rPr>
          <w:rFonts w:ascii="Arial" w:hAnsi="Arial" w:cs="Arial"/>
        </w:rPr>
        <w:t>(SRM)</w:t>
      </w:r>
      <w:r w:rsidR="007918B5" w:rsidRPr="00C91449">
        <w:rPr>
          <w:rFonts w:ascii="Arial" w:hAnsi="Arial" w:cs="Arial"/>
        </w:rPr>
        <w:t xml:space="preserve"> (Brasil,2017) que dispõe sobre as regras de apuração dos custos operacionais regulatórios. A reguladora explicita no documento publicado que vem adotando a prática de realizar análises comparativas entre os custos operacionais dos operadores do SEB, tornando possível a atribuição de um nível de eficiência a cada empresa e, então, definir os valores de custos operacionais regulatórios associados a uma referência de eficiência.</w:t>
      </w:r>
      <w:r w:rsidR="00F22F55" w:rsidRPr="00C91449">
        <w:rPr>
          <w:rFonts w:ascii="Arial" w:hAnsi="Arial" w:cs="Arial"/>
        </w:rPr>
        <w:t xml:space="preserve"> Na nota, fica definido que o </w:t>
      </w:r>
      <w:r w:rsidR="007747F7" w:rsidRPr="00C91449">
        <w:rPr>
          <w:rFonts w:ascii="Arial" w:hAnsi="Arial" w:cs="Arial"/>
        </w:rPr>
        <w:t>insumo utilizado no estudo foi a despesa operacional das transmissoras, composto pelas contas de pessoal, materiais, serviços de terceiros, seguros, tributos e outros</w:t>
      </w:r>
      <w:r w:rsidR="00F22F55" w:rsidRPr="00C91449">
        <w:rPr>
          <w:rFonts w:ascii="Arial" w:hAnsi="Arial" w:cs="Arial"/>
        </w:rPr>
        <w:t xml:space="preserve"> (PMSO).</w:t>
      </w:r>
    </w:p>
    <w:p w14:paraId="6B5BFEBC" w14:textId="77CA7E00" w:rsidR="008E4723" w:rsidRPr="00C91449" w:rsidRDefault="007747F7" w:rsidP="00BD61B6">
      <w:pPr>
        <w:spacing w:line="360" w:lineRule="auto"/>
        <w:ind w:firstLine="360"/>
        <w:jc w:val="both"/>
        <w:rPr>
          <w:rFonts w:ascii="Arial" w:hAnsi="Arial" w:cs="Arial"/>
        </w:rPr>
      </w:pPr>
      <w:r w:rsidRPr="00C91449">
        <w:rPr>
          <w:rFonts w:ascii="Arial" w:hAnsi="Arial" w:cs="Arial"/>
        </w:rPr>
        <w:t>No ano de 2018 foi publicado pela ANEEL Nota Técnica nº 204/2018-SRM/ANEEL</w:t>
      </w:r>
      <w:r w:rsidR="00321BFA" w:rsidRPr="00C91449">
        <w:rPr>
          <w:rFonts w:ascii="Arial" w:hAnsi="Arial" w:cs="Arial"/>
        </w:rPr>
        <w:t xml:space="preserve"> (Brasil, 2018) </w:t>
      </w:r>
      <w:r w:rsidR="004E540F" w:rsidRPr="00C91449">
        <w:rPr>
          <w:rFonts w:ascii="Arial" w:hAnsi="Arial" w:cs="Arial"/>
        </w:rPr>
        <w:t xml:space="preserve">que </w:t>
      </w:r>
      <w:r w:rsidRPr="00C91449">
        <w:rPr>
          <w:rFonts w:ascii="Arial" w:hAnsi="Arial" w:cs="Arial"/>
        </w:rPr>
        <w:t>apresenta a metodologia a ser utilizada no cálculo dos custos operacionais regulatórios no âmbito do processo de revisão periódica das receitas anuais permitidas das concessionárias de transmissão de energia elétrica.</w:t>
      </w:r>
      <w:r w:rsidR="00F234AC" w:rsidRPr="00C91449">
        <w:rPr>
          <w:rFonts w:ascii="Arial" w:hAnsi="Arial" w:cs="Arial"/>
        </w:rPr>
        <w:t xml:space="preserve"> </w:t>
      </w:r>
      <w:r w:rsidR="003B28C2" w:rsidRPr="00C91449">
        <w:rPr>
          <w:rFonts w:ascii="Arial" w:hAnsi="Arial" w:cs="Arial"/>
        </w:rPr>
        <w:t>Conforme descrito no documento</w:t>
      </w:r>
      <w:r w:rsidR="00F1650E" w:rsidRPr="00C91449">
        <w:rPr>
          <w:rFonts w:ascii="Arial" w:hAnsi="Arial" w:cs="Arial"/>
        </w:rPr>
        <w:t xml:space="preserve">, é um ponto central de todo o processo da definição dos custos operacionais </w:t>
      </w:r>
      <w:r w:rsidR="0067547B" w:rsidRPr="00C91449">
        <w:rPr>
          <w:rFonts w:ascii="Arial" w:hAnsi="Arial" w:cs="Arial"/>
        </w:rPr>
        <w:t>o estabelecimento de critério para aferição do n</w:t>
      </w:r>
      <w:r w:rsidR="00FC2F13" w:rsidRPr="00C91449">
        <w:rPr>
          <w:rFonts w:ascii="Arial" w:hAnsi="Arial" w:cs="Arial"/>
        </w:rPr>
        <w:t>ível</w:t>
      </w:r>
      <w:r w:rsidR="0067547B" w:rsidRPr="00C91449">
        <w:rPr>
          <w:rFonts w:ascii="Arial" w:hAnsi="Arial" w:cs="Arial"/>
        </w:rPr>
        <w:t xml:space="preserve"> eficiência </w:t>
      </w:r>
      <w:r w:rsidR="00FC2F13" w:rsidRPr="00C91449">
        <w:rPr>
          <w:rFonts w:ascii="Arial" w:hAnsi="Arial" w:cs="Arial"/>
        </w:rPr>
        <w:t xml:space="preserve">de custos </w:t>
      </w:r>
      <w:r w:rsidR="00C12F28" w:rsidRPr="00C91449">
        <w:rPr>
          <w:rFonts w:ascii="Arial" w:hAnsi="Arial" w:cs="Arial"/>
        </w:rPr>
        <w:t>das empresas</w:t>
      </w:r>
      <w:r w:rsidR="00FC2F13" w:rsidRPr="00C91449">
        <w:rPr>
          <w:rFonts w:ascii="Arial" w:hAnsi="Arial" w:cs="Arial"/>
        </w:rPr>
        <w:t>, por isso</w:t>
      </w:r>
      <w:ins w:id="52" w:author="Marcelo COsta" w:date="2023-04-26T09:26:00Z">
        <w:r w:rsidR="00764405">
          <w:rPr>
            <w:rFonts w:ascii="Arial" w:hAnsi="Arial" w:cs="Arial"/>
          </w:rPr>
          <w:t>,</w:t>
        </w:r>
      </w:ins>
      <w:r w:rsidR="00FC2F13" w:rsidRPr="00C91449">
        <w:rPr>
          <w:rFonts w:ascii="Arial" w:hAnsi="Arial" w:cs="Arial"/>
        </w:rPr>
        <w:t xml:space="preserve"> </w:t>
      </w:r>
      <w:del w:id="53" w:author="Marcelo COsta" w:date="2023-04-26T09:26:00Z">
        <w:r w:rsidR="00FC2F13" w:rsidRPr="00C91449" w:rsidDel="00764405">
          <w:rPr>
            <w:rFonts w:ascii="Arial" w:hAnsi="Arial" w:cs="Arial"/>
          </w:rPr>
          <w:delText xml:space="preserve">a </w:delText>
        </w:r>
      </w:del>
      <w:ins w:id="54" w:author="Marcelo COsta" w:date="2023-04-26T09:26:00Z">
        <w:r w:rsidR="00764405">
          <w:rPr>
            <w:rFonts w:ascii="Arial" w:hAnsi="Arial" w:cs="Arial"/>
          </w:rPr>
          <w:t>o</w:t>
        </w:r>
        <w:r w:rsidR="00764405" w:rsidRPr="00C91449">
          <w:rPr>
            <w:rFonts w:ascii="Arial" w:hAnsi="Arial" w:cs="Arial"/>
          </w:rPr>
          <w:t xml:space="preserve"> </w:t>
        </w:r>
      </w:ins>
      <w:r w:rsidR="00FC2F13" w:rsidRPr="00C91449">
        <w:rPr>
          <w:rFonts w:ascii="Arial" w:hAnsi="Arial" w:cs="Arial"/>
        </w:rPr>
        <w:t>regulador</w:t>
      </w:r>
      <w:del w:id="55" w:author="Marcelo COsta" w:date="2023-04-26T09:26:00Z">
        <w:r w:rsidR="00FC2F13" w:rsidRPr="00C91449" w:rsidDel="00764405">
          <w:rPr>
            <w:rFonts w:ascii="Arial" w:hAnsi="Arial" w:cs="Arial"/>
          </w:rPr>
          <w:delText>a</w:delText>
        </w:r>
      </w:del>
      <w:r w:rsidR="00FC2F13" w:rsidRPr="00C91449">
        <w:rPr>
          <w:rFonts w:ascii="Arial" w:hAnsi="Arial" w:cs="Arial"/>
        </w:rPr>
        <w:t xml:space="preserve"> </w:t>
      </w:r>
      <w:del w:id="56" w:author="Marcelo COsta" w:date="2023-04-26T09:26:00Z">
        <w:r w:rsidR="00BB2148" w:rsidRPr="00C91449" w:rsidDel="00764405">
          <w:rPr>
            <w:rFonts w:ascii="Arial" w:hAnsi="Arial" w:cs="Arial"/>
          </w:rPr>
          <w:delText xml:space="preserve">vinha </w:delText>
        </w:r>
      </w:del>
      <w:ins w:id="57" w:author="Marcelo COsta" w:date="2023-04-26T09:26:00Z">
        <w:r w:rsidR="00764405">
          <w:rPr>
            <w:rFonts w:ascii="Arial" w:hAnsi="Arial" w:cs="Arial"/>
          </w:rPr>
          <w:t>tem</w:t>
        </w:r>
        <w:r w:rsidR="00764405" w:rsidRPr="00C91449">
          <w:rPr>
            <w:rFonts w:ascii="Arial" w:hAnsi="Arial" w:cs="Arial"/>
          </w:rPr>
          <w:t xml:space="preserve"> </w:t>
        </w:r>
      </w:ins>
      <w:r w:rsidR="00BB2148" w:rsidRPr="00C91449">
        <w:rPr>
          <w:rFonts w:ascii="Arial" w:hAnsi="Arial" w:cs="Arial"/>
        </w:rPr>
        <w:t>discuti</w:t>
      </w:r>
      <w:del w:id="58" w:author="Marcelo COsta" w:date="2023-04-26T09:26:00Z">
        <w:r w:rsidR="00BB2148" w:rsidRPr="00C91449" w:rsidDel="00472772">
          <w:rPr>
            <w:rFonts w:ascii="Arial" w:hAnsi="Arial" w:cs="Arial"/>
          </w:rPr>
          <w:delText>n</w:delText>
        </w:r>
      </w:del>
      <w:r w:rsidR="00BB2148" w:rsidRPr="00C91449">
        <w:rPr>
          <w:rFonts w:ascii="Arial" w:hAnsi="Arial" w:cs="Arial"/>
        </w:rPr>
        <w:t xml:space="preserve">do com a sociedade o modelo de benchmarking a ser utilizado </w:t>
      </w:r>
      <w:r w:rsidR="006773D3" w:rsidRPr="00C91449">
        <w:rPr>
          <w:rFonts w:ascii="Arial" w:hAnsi="Arial" w:cs="Arial"/>
        </w:rPr>
        <w:t>visto que há a necessidade de se levar em consideração as características e particularidades de cada agente.</w:t>
      </w:r>
      <w:r w:rsidR="00C348D7" w:rsidRPr="00C91449">
        <w:rPr>
          <w:rFonts w:ascii="Arial" w:hAnsi="Arial" w:cs="Arial"/>
        </w:rPr>
        <w:t xml:space="preserve"> </w:t>
      </w:r>
      <w:r w:rsidR="004F157F" w:rsidRPr="00C91449">
        <w:rPr>
          <w:rFonts w:ascii="Arial" w:hAnsi="Arial" w:cs="Arial"/>
        </w:rPr>
        <w:t>Posteriormente serão discutidos a metodologia, variáveis e demais ajustes</w:t>
      </w:r>
      <w:del w:id="59" w:author="Marcelo COsta" w:date="2023-04-26T09:27:00Z">
        <w:r w:rsidR="004F157F" w:rsidRPr="00C91449" w:rsidDel="00472772">
          <w:rPr>
            <w:rFonts w:ascii="Arial" w:hAnsi="Arial" w:cs="Arial"/>
          </w:rPr>
          <w:delText xml:space="preserve"> definidos no</w:delText>
        </w:r>
        <w:r w:rsidR="00B97A5A" w:rsidRPr="00C91449" w:rsidDel="00472772">
          <w:rPr>
            <w:rFonts w:ascii="Arial" w:hAnsi="Arial" w:cs="Arial"/>
          </w:rPr>
          <w:delText xml:space="preserve"> documento</w:delText>
        </w:r>
      </w:del>
      <w:r w:rsidR="00B97A5A" w:rsidRPr="00C91449">
        <w:rPr>
          <w:rFonts w:ascii="Arial" w:hAnsi="Arial" w:cs="Arial"/>
        </w:rPr>
        <w:t>.</w:t>
      </w:r>
    </w:p>
    <w:p w14:paraId="096896AC" w14:textId="2E4FF6AE" w:rsidR="00C91449" w:rsidRDefault="008E4723" w:rsidP="00BD61B6">
      <w:pPr>
        <w:spacing w:line="360" w:lineRule="auto"/>
        <w:ind w:firstLine="360"/>
        <w:jc w:val="both"/>
        <w:rPr>
          <w:rFonts w:ascii="Arial" w:hAnsi="Arial" w:cs="Arial"/>
        </w:rPr>
      </w:pPr>
      <w:r w:rsidRPr="00C91449">
        <w:rPr>
          <w:rFonts w:ascii="Arial" w:hAnsi="Arial" w:cs="Arial"/>
        </w:rPr>
        <w:tab/>
        <w:t xml:space="preserve">A tomada de subsídio é uma etapa crucial para o ciclo regulatório para a revisão periódica da RAP. Dessa forma </w:t>
      </w:r>
      <w:del w:id="60" w:author="Marcelo COsta" w:date="2023-04-26T09:27:00Z">
        <w:r w:rsidRPr="00C91449" w:rsidDel="00D57290">
          <w:rPr>
            <w:rFonts w:ascii="Arial" w:hAnsi="Arial" w:cs="Arial"/>
          </w:rPr>
          <w:delText xml:space="preserve">a </w:delText>
        </w:r>
      </w:del>
      <w:ins w:id="61" w:author="Marcelo COsta" w:date="2023-04-26T09:27:00Z">
        <w:r w:rsidR="00D57290">
          <w:rPr>
            <w:rFonts w:ascii="Arial" w:hAnsi="Arial" w:cs="Arial"/>
          </w:rPr>
          <w:t>o</w:t>
        </w:r>
        <w:r w:rsidR="00D57290" w:rsidRPr="00C91449">
          <w:rPr>
            <w:rFonts w:ascii="Arial" w:hAnsi="Arial" w:cs="Arial"/>
          </w:rPr>
          <w:t xml:space="preserve"> </w:t>
        </w:r>
      </w:ins>
      <w:r w:rsidRPr="00C91449">
        <w:rPr>
          <w:rFonts w:ascii="Arial" w:hAnsi="Arial" w:cs="Arial"/>
        </w:rPr>
        <w:t>regulador</w:t>
      </w:r>
      <w:del w:id="62" w:author="Marcelo COsta" w:date="2023-04-26T09:27:00Z">
        <w:r w:rsidRPr="00C91449" w:rsidDel="00D57290">
          <w:rPr>
            <w:rFonts w:ascii="Arial" w:hAnsi="Arial" w:cs="Arial"/>
          </w:rPr>
          <w:delText>a</w:delText>
        </w:r>
      </w:del>
      <w:r w:rsidRPr="00C91449">
        <w:rPr>
          <w:rFonts w:ascii="Arial" w:hAnsi="Arial" w:cs="Arial"/>
        </w:rPr>
        <w:t xml:space="preserve"> publicou </w:t>
      </w:r>
      <w:del w:id="63" w:author="Marcelo COsta" w:date="2023-04-26T09:27:00Z">
        <w:r w:rsidRPr="00C91449" w:rsidDel="00D57290">
          <w:rPr>
            <w:rFonts w:ascii="Arial" w:hAnsi="Arial" w:cs="Arial"/>
          </w:rPr>
          <w:delText xml:space="preserve">nota </w:delText>
        </w:r>
      </w:del>
      <w:r w:rsidRPr="00C91449">
        <w:rPr>
          <w:rFonts w:ascii="Arial" w:hAnsi="Arial" w:cs="Arial"/>
        </w:rPr>
        <w:t>a Nota Técnica nº 97/2018-SRM/ANEEL para consolidação das bases de dados e informações que serão utilizadas para embasar o benchmarking dos custos operacionais regulatórios das concessionárias de transmissão.</w:t>
      </w:r>
      <w:r w:rsidR="00B30974" w:rsidRPr="00C91449">
        <w:rPr>
          <w:rFonts w:ascii="Arial" w:hAnsi="Arial" w:cs="Arial"/>
        </w:rPr>
        <w:t xml:space="preserve"> Visando dar transparência ao processo, foi publicado no Diário Oficial da União (DOU), seção 3, página 106, a abertura da Tomada de Subsídios – TS nº 14/2022</w:t>
      </w:r>
      <w:r w:rsidR="00C91449">
        <w:rPr>
          <w:rFonts w:ascii="Arial" w:hAnsi="Arial" w:cs="Arial"/>
        </w:rPr>
        <w:t>.</w:t>
      </w:r>
    </w:p>
    <w:p w14:paraId="3499C780" w14:textId="59F9713E" w:rsidR="000314D9" w:rsidRDefault="00F4227E" w:rsidP="00BD61B6">
      <w:pPr>
        <w:spacing w:line="360" w:lineRule="auto"/>
        <w:jc w:val="both"/>
        <w:rPr>
          <w:rFonts w:ascii="Arial" w:hAnsi="Arial" w:cs="Arial"/>
        </w:rPr>
      </w:pPr>
      <w:r>
        <w:rPr>
          <w:rFonts w:ascii="Arial" w:hAnsi="Arial" w:cs="Arial"/>
        </w:rPr>
        <w:tab/>
        <w:t xml:space="preserve">Em prosseguimento a TS </w:t>
      </w:r>
      <w:r w:rsidRPr="00C91449">
        <w:rPr>
          <w:rFonts w:ascii="Arial" w:hAnsi="Arial" w:cs="Arial"/>
        </w:rPr>
        <w:t>nº 14/2022</w:t>
      </w:r>
      <w:r>
        <w:rPr>
          <w:rFonts w:ascii="Arial" w:hAnsi="Arial" w:cs="Arial"/>
        </w:rPr>
        <w:t xml:space="preserve">, </w:t>
      </w:r>
      <w:del w:id="64" w:author="Marcelo COsta" w:date="2023-04-26T09:27:00Z">
        <w:r w:rsidDel="00D57290">
          <w:rPr>
            <w:rFonts w:ascii="Arial" w:hAnsi="Arial" w:cs="Arial"/>
          </w:rPr>
          <w:delText xml:space="preserve">a </w:delText>
        </w:r>
      </w:del>
      <w:ins w:id="65" w:author="Marcelo COsta" w:date="2023-04-26T09:27:00Z">
        <w:r w:rsidR="00D57290">
          <w:rPr>
            <w:rFonts w:ascii="Arial" w:hAnsi="Arial" w:cs="Arial"/>
          </w:rPr>
          <w:t xml:space="preserve">o </w:t>
        </w:r>
      </w:ins>
      <w:r w:rsidR="00E800C7">
        <w:rPr>
          <w:rFonts w:ascii="Arial" w:hAnsi="Arial" w:cs="Arial"/>
        </w:rPr>
        <w:t>regulador</w:t>
      </w:r>
      <w:del w:id="66" w:author="Marcelo COsta" w:date="2023-04-26T09:27:00Z">
        <w:r w:rsidR="00E800C7" w:rsidDel="00D57290">
          <w:rPr>
            <w:rFonts w:ascii="Arial" w:hAnsi="Arial" w:cs="Arial"/>
          </w:rPr>
          <w:delText>a</w:delText>
        </w:r>
      </w:del>
      <w:r>
        <w:rPr>
          <w:rFonts w:ascii="Arial" w:hAnsi="Arial" w:cs="Arial"/>
        </w:rPr>
        <w:t xml:space="preserve"> p</w:t>
      </w:r>
      <w:r w:rsidR="00E800C7">
        <w:rPr>
          <w:rFonts w:ascii="Arial" w:hAnsi="Arial" w:cs="Arial"/>
        </w:rPr>
        <w:t xml:space="preserve">ublicou em 29 de julho de 2022 a Nota Técnica </w:t>
      </w:r>
      <w:r w:rsidR="00E800C7" w:rsidRPr="00E800C7">
        <w:rPr>
          <w:rFonts w:ascii="Arial" w:hAnsi="Arial" w:cs="Arial"/>
        </w:rPr>
        <w:t>Nº 97/2022–SRM/ANEEL</w:t>
      </w:r>
      <w:r w:rsidR="00C042D9">
        <w:rPr>
          <w:rFonts w:ascii="Arial" w:hAnsi="Arial" w:cs="Arial"/>
        </w:rPr>
        <w:t xml:space="preserve"> com objetivo de p</w:t>
      </w:r>
      <w:r w:rsidR="00C042D9" w:rsidRPr="00C042D9">
        <w:rPr>
          <w:rFonts w:ascii="Arial" w:hAnsi="Arial" w:cs="Arial"/>
        </w:rPr>
        <w:t xml:space="preserve">ropor instauração de Tomada de Subsídios para apresentar e consolidar as bases de </w:t>
      </w:r>
      <w:r w:rsidR="00C042D9" w:rsidRPr="00C042D9">
        <w:rPr>
          <w:rFonts w:ascii="Arial" w:hAnsi="Arial" w:cs="Arial"/>
        </w:rPr>
        <w:lastRenderedPageBreak/>
        <w:t>dados</w:t>
      </w:r>
      <w:r w:rsidR="00C042D9">
        <w:rPr>
          <w:rFonts w:ascii="Arial" w:hAnsi="Arial" w:cs="Arial"/>
        </w:rPr>
        <w:t xml:space="preserve"> </w:t>
      </w:r>
      <w:r w:rsidR="00C042D9" w:rsidRPr="00C042D9">
        <w:rPr>
          <w:rFonts w:ascii="Arial" w:hAnsi="Arial" w:cs="Arial"/>
        </w:rPr>
        <w:t>que serão utilizadas para subsidiar o estudo de benchmarking de eficiência dos custos operacionais</w:t>
      </w:r>
      <w:r w:rsidR="00C042D9">
        <w:rPr>
          <w:rFonts w:ascii="Arial" w:hAnsi="Arial" w:cs="Arial"/>
        </w:rPr>
        <w:t xml:space="preserve"> </w:t>
      </w:r>
      <w:r w:rsidR="00C042D9" w:rsidRPr="00C042D9">
        <w:rPr>
          <w:rFonts w:ascii="Arial" w:hAnsi="Arial" w:cs="Arial"/>
        </w:rPr>
        <w:t>regulatórios das concessionárias de transmissão</w:t>
      </w:r>
      <w:r w:rsidR="00D564A8">
        <w:rPr>
          <w:rFonts w:ascii="Arial" w:hAnsi="Arial" w:cs="Arial"/>
        </w:rPr>
        <w:t xml:space="preserve"> </w:t>
      </w:r>
      <w:r w:rsidR="00C042D9" w:rsidRPr="00C042D9">
        <w:rPr>
          <w:rFonts w:ascii="Arial" w:hAnsi="Arial" w:cs="Arial"/>
        </w:rPr>
        <w:t>que</w:t>
      </w:r>
      <w:r w:rsidR="00C042D9">
        <w:rPr>
          <w:rFonts w:ascii="Arial" w:hAnsi="Arial" w:cs="Arial"/>
        </w:rPr>
        <w:t xml:space="preserve"> </w:t>
      </w:r>
      <w:r w:rsidR="00C042D9" w:rsidRPr="00C042D9">
        <w:rPr>
          <w:rFonts w:ascii="Arial" w:hAnsi="Arial" w:cs="Arial"/>
        </w:rPr>
        <w:t>passarão por revisão periódica da Receita Anual Permitida – RAP em 1º de julho de 2023, conforme data</w:t>
      </w:r>
      <w:r w:rsidR="00C042D9">
        <w:rPr>
          <w:rFonts w:ascii="Arial" w:hAnsi="Arial" w:cs="Arial"/>
        </w:rPr>
        <w:t xml:space="preserve"> </w:t>
      </w:r>
      <w:r w:rsidR="00C042D9" w:rsidRPr="00C042D9">
        <w:rPr>
          <w:rFonts w:ascii="Arial" w:hAnsi="Arial" w:cs="Arial"/>
        </w:rPr>
        <w:t>contratual.</w:t>
      </w:r>
      <w:r w:rsidR="009102AB">
        <w:rPr>
          <w:rFonts w:ascii="Arial" w:hAnsi="Arial" w:cs="Arial"/>
        </w:rPr>
        <w:t xml:space="preserve"> A NT 97/2022 </w:t>
      </w:r>
      <w:r w:rsidR="009102AB" w:rsidRPr="009102AB">
        <w:rPr>
          <w:rFonts w:ascii="Arial" w:hAnsi="Arial" w:cs="Arial"/>
        </w:rPr>
        <w:t>busc</w:t>
      </w:r>
      <w:r w:rsidR="009102AB">
        <w:rPr>
          <w:rFonts w:ascii="Arial" w:hAnsi="Arial" w:cs="Arial"/>
        </w:rPr>
        <w:t>ou</w:t>
      </w:r>
      <w:r w:rsidR="009102AB" w:rsidRPr="009102AB">
        <w:rPr>
          <w:rFonts w:ascii="Arial" w:hAnsi="Arial" w:cs="Arial"/>
        </w:rPr>
        <w:t xml:space="preserve"> dar</w:t>
      </w:r>
      <w:r w:rsidR="009102AB">
        <w:rPr>
          <w:rFonts w:ascii="Arial" w:hAnsi="Arial" w:cs="Arial"/>
        </w:rPr>
        <w:t xml:space="preserve"> </w:t>
      </w:r>
      <w:r w:rsidR="009102AB" w:rsidRPr="009102AB">
        <w:rPr>
          <w:rFonts w:ascii="Arial" w:hAnsi="Arial" w:cs="Arial"/>
        </w:rPr>
        <w:t>publicidade e transparência para a base de dados que será utilizada, permitindo que a sociedade a avalie,</w:t>
      </w:r>
      <w:r w:rsidR="009102AB">
        <w:rPr>
          <w:rFonts w:ascii="Arial" w:hAnsi="Arial" w:cs="Arial"/>
        </w:rPr>
        <w:t xml:space="preserve"> </w:t>
      </w:r>
      <w:r w:rsidR="009102AB" w:rsidRPr="009102AB">
        <w:rPr>
          <w:rFonts w:ascii="Arial" w:hAnsi="Arial" w:cs="Arial"/>
        </w:rPr>
        <w:t>critique, audite e valide, viabilizando a realização de eventuais correções que se mostrem necessárias e</w:t>
      </w:r>
      <w:r w:rsidR="009102AB">
        <w:rPr>
          <w:rFonts w:ascii="Arial" w:hAnsi="Arial" w:cs="Arial"/>
        </w:rPr>
        <w:t xml:space="preserve"> </w:t>
      </w:r>
      <w:r w:rsidR="009102AB" w:rsidRPr="009102AB">
        <w:rPr>
          <w:rFonts w:ascii="Arial" w:hAnsi="Arial" w:cs="Arial"/>
        </w:rPr>
        <w:t>conferindo maior transparência ao processo como um todo.</w:t>
      </w:r>
      <w:r w:rsidR="00A154D6">
        <w:rPr>
          <w:rFonts w:ascii="Arial" w:hAnsi="Arial" w:cs="Arial"/>
        </w:rPr>
        <w:t xml:space="preserve"> A base de dados foi posteriormente publicada </w:t>
      </w:r>
      <w:r w:rsidR="0005007B">
        <w:rPr>
          <w:rFonts w:ascii="Arial" w:hAnsi="Arial" w:cs="Arial"/>
        </w:rPr>
        <w:t>conforme descrição das notas técnicas.</w:t>
      </w:r>
    </w:p>
    <w:p w14:paraId="15AF643B" w14:textId="04A4E8F4" w:rsidR="009102AB" w:rsidRPr="00C91449" w:rsidRDefault="009102AB" w:rsidP="00BD61B6">
      <w:pPr>
        <w:spacing w:line="360" w:lineRule="auto"/>
        <w:jc w:val="both"/>
        <w:rPr>
          <w:rFonts w:ascii="Arial" w:hAnsi="Arial" w:cs="Arial"/>
        </w:rPr>
      </w:pPr>
      <w:r>
        <w:rPr>
          <w:rFonts w:ascii="Arial" w:hAnsi="Arial" w:cs="Arial"/>
        </w:rPr>
        <w:tab/>
      </w:r>
    </w:p>
    <w:p w14:paraId="6DE4573C" w14:textId="77777777" w:rsidR="00D0159A" w:rsidRDefault="00D0159A">
      <w:pPr>
        <w:spacing w:line="360" w:lineRule="auto"/>
        <w:rPr>
          <w:rFonts w:ascii="Arial" w:hAnsi="Arial" w:cs="Arial"/>
          <w:b/>
          <w:bCs/>
        </w:rPr>
        <w:pPrChange w:id="67" w:author="Igor Mazzeto" w:date="2023-04-30T11:20:00Z">
          <w:pPr/>
        </w:pPrChange>
      </w:pPr>
    </w:p>
    <w:p w14:paraId="57024C61" w14:textId="7937D49C" w:rsidR="00D77B43" w:rsidRPr="00C91449" w:rsidRDefault="00C91449">
      <w:pPr>
        <w:spacing w:line="360" w:lineRule="auto"/>
        <w:rPr>
          <w:rFonts w:ascii="Arial" w:hAnsi="Arial" w:cs="Arial"/>
          <w:b/>
          <w:bCs/>
        </w:rPr>
        <w:pPrChange w:id="68" w:author="Igor Mazzeto" w:date="2023-04-30T11:20:00Z">
          <w:pPr/>
        </w:pPrChange>
      </w:pPr>
      <w:r>
        <w:rPr>
          <w:rFonts w:ascii="Arial" w:hAnsi="Arial" w:cs="Arial"/>
          <w:b/>
          <w:bCs/>
        </w:rPr>
        <w:t xml:space="preserve">1.1 </w:t>
      </w:r>
      <w:r w:rsidR="006B695B" w:rsidRPr="00C91449">
        <w:rPr>
          <w:rFonts w:ascii="Arial" w:hAnsi="Arial" w:cs="Arial"/>
          <w:b/>
          <w:bCs/>
        </w:rPr>
        <w:t>Justificativa</w:t>
      </w:r>
    </w:p>
    <w:p w14:paraId="3E6473FF" w14:textId="77777777" w:rsidR="00D77B43" w:rsidRPr="00C91449" w:rsidRDefault="00D77B43" w:rsidP="00BD61B6">
      <w:pPr>
        <w:spacing w:line="360" w:lineRule="auto"/>
        <w:jc w:val="both"/>
        <w:rPr>
          <w:rFonts w:ascii="Arial" w:hAnsi="Arial" w:cs="Arial"/>
        </w:rPr>
      </w:pPr>
    </w:p>
    <w:p w14:paraId="0323AC68" w14:textId="4DEC107D" w:rsidR="00890AAE" w:rsidRPr="00C91449" w:rsidRDefault="00D77B43" w:rsidP="00BD61B6">
      <w:pPr>
        <w:spacing w:line="360" w:lineRule="auto"/>
        <w:jc w:val="both"/>
        <w:rPr>
          <w:rFonts w:ascii="Arial" w:hAnsi="Arial" w:cs="Arial"/>
        </w:rPr>
      </w:pPr>
      <w:r w:rsidRPr="00C91449">
        <w:rPr>
          <w:rFonts w:ascii="Arial" w:hAnsi="Arial" w:cs="Arial"/>
        </w:rPr>
        <w:tab/>
      </w:r>
      <w:r w:rsidR="007976E1" w:rsidRPr="00C91449">
        <w:rPr>
          <w:rFonts w:ascii="Arial" w:hAnsi="Arial" w:cs="Arial"/>
        </w:rPr>
        <w:t xml:space="preserve">Segundo </w:t>
      </w:r>
      <w:r w:rsidR="00F66C4B">
        <w:rPr>
          <w:rFonts w:ascii="Arial" w:hAnsi="Arial" w:cs="Arial"/>
        </w:rPr>
        <w:t xml:space="preserve">Feitosa </w:t>
      </w:r>
      <w:r w:rsidR="007976E1" w:rsidRPr="00C91449">
        <w:rPr>
          <w:rFonts w:ascii="Arial" w:hAnsi="Arial" w:cs="Arial"/>
        </w:rPr>
        <w:t>Neto (2009), a</w:t>
      </w:r>
      <w:r w:rsidRPr="00C91449">
        <w:rPr>
          <w:rFonts w:ascii="Arial" w:hAnsi="Arial" w:cs="Arial"/>
        </w:rPr>
        <w:t xml:space="preserve"> determinação </w:t>
      </w:r>
      <w:r w:rsidR="007976E1" w:rsidRPr="00C91449">
        <w:rPr>
          <w:rFonts w:ascii="Arial" w:hAnsi="Arial" w:cs="Arial"/>
        </w:rPr>
        <w:t xml:space="preserve">correta da </w:t>
      </w:r>
      <w:r w:rsidRPr="00C91449">
        <w:rPr>
          <w:rFonts w:ascii="Arial" w:hAnsi="Arial" w:cs="Arial"/>
        </w:rPr>
        <w:t>RAP para as concessionárias atuantes no SEB</w:t>
      </w:r>
      <w:r w:rsidR="007976E1" w:rsidRPr="00C91449">
        <w:rPr>
          <w:rFonts w:ascii="Arial" w:hAnsi="Arial" w:cs="Arial"/>
        </w:rPr>
        <w:t xml:space="preserve"> é de extrema importância para não comprometer a operação do sistema e não onerar excessivamente o </w:t>
      </w:r>
      <w:r w:rsidR="00890AAE" w:rsidRPr="00C91449">
        <w:rPr>
          <w:rFonts w:ascii="Arial" w:hAnsi="Arial" w:cs="Arial"/>
        </w:rPr>
        <w:t>consumidor final.</w:t>
      </w:r>
      <w:r w:rsidR="007976E1" w:rsidRPr="00C91449">
        <w:rPr>
          <w:rFonts w:ascii="Arial" w:hAnsi="Arial" w:cs="Arial"/>
        </w:rPr>
        <w:t xml:space="preserve"> Dessa forma, apurar de forma robusta e realista o custo operacional (PMSO) </w:t>
      </w:r>
      <w:r w:rsidR="00890AAE" w:rsidRPr="00C91449">
        <w:rPr>
          <w:rFonts w:ascii="Arial" w:hAnsi="Arial" w:cs="Arial"/>
        </w:rPr>
        <w:t>é crucial para o cálculo da RAP e para manutenção do nível tarifário.</w:t>
      </w:r>
    </w:p>
    <w:p w14:paraId="37A6493A" w14:textId="0761BF5A" w:rsidR="00890AAE" w:rsidRPr="00C91449" w:rsidRDefault="00890AAE" w:rsidP="00BD61B6">
      <w:pPr>
        <w:spacing w:line="360" w:lineRule="auto"/>
        <w:jc w:val="both"/>
        <w:rPr>
          <w:rFonts w:ascii="Arial" w:hAnsi="Arial" w:cs="Arial"/>
        </w:rPr>
      </w:pPr>
      <w:r w:rsidRPr="00C91449">
        <w:rPr>
          <w:rFonts w:ascii="Arial" w:hAnsi="Arial" w:cs="Arial"/>
        </w:rPr>
        <w:tab/>
        <w:t xml:space="preserve">A implementação de uma técnica estatística que visa corrigir distorções matemáticas e qualitativas e que modele as restrições operacionais dos direcionadores de custo é de extrema importância para que se evite o comprometimento das estimativas de eficiência dos custos operacionais. Este trabalho busca contribuir para as discussões acerca do tema e para oferecer ao regulador uma alternativa para o cálculo do parâmetro tão considerável para as definições </w:t>
      </w:r>
      <w:r w:rsidR="001446A3" w:rsidRPr="00C91449">
        <w:rPr>
          <w:rFonts w:ascii="Arial" w:hAnsi="Arial" w:cs="Arial"/>
        </w:rPr>
        <w:t>regulatórias do SEB.</w:t>
      </w:r>
    </w:p>
    <w:p w14:paraId="78A75ED8" w14:textId="77777777" w:rsidR="001446A3" w:rsidRPr="00C91449" w:rsidRDefault="001446A3" w:rsidP="00BD61B6">
      <w:pPr>
        <w:spacing w:line="360" w:lineRule="auto"/>
        <w:jc w:val="both"/>
        <w:rPr>
          <w:rFonts w:ascii="Arial" w:hAnsi="Arial" w:cs="Arial"/>
        </w:rPr>
      </w:pPr>
    </w:p>
    <w:p w14:paraId="47EE8545" w14:textId="37471FED" w:rsidR="001446A3" w:rsidRPr="00C91449" w:rsidRDefault="00C91449" w:rsidP="00BD61B6">
      <w:pPr>
        <w:spacing w:line="360" w:lineRule="auto"/>
        <w:jc w:val="both"/>
        <w:rPr>
          <w:rFonts w:ascii="Arial" w:hAnsi="Arial" w:cs="Arial"/>
          <w:b/>
          <w:bCs/>
        </w:rPr>
      </w:pPr>
      <w:r>
        <w:rPr>
          <w:rFonts w:ascii="Arial" w:hAnsi="Arial" w:cs="Arial"/>
          <w:b/>
          <w:bCs/>
        </w:rPr>
        <w:t xml:space="preserve">1.2 </w:t>
      </w:r>
      <w:r w:rsidR="001446A3" w:rsidRPr="00C91449">
        <w:rPr>
          <w:rFonts w:ascii="Arial" w:hAnsi="Arial" w:cs="Arial"/>
          <w:b/>
          <w:bCs/>
        </w:rPr>
        <w:t>Objetivos</w:t>
      </w:r>
    </w:p>
    <w:p w14:paraId="247B8B33" w14:textId="77777777" w:rsidR="001446A3" w:rsidRPr="00C91449" w:rsidRDefault="001446A3" w:rsidP="00BD61B6">
      <w:pPr>
        <w:spacing w:line="360" w:lineRule="auto"/>
        <w:jc w:val="both"/>
        <w:rPr>
          <w:rFonts w:ascii="Arial" w:hAnsi="Arial" w:cs="Arial"/>
        </w:rPr>
      </w:pPr>
    </w:p>
    <w:p w14:paraId="3297E2EB" w14:textId="76B01FA2" w:rsidR="001446A3" w:rsidRPr="00C91449" w:rsidRDefault="001446A3" w:rsidP="00BD61B6">
      <w:pPr>
        <w:spacing w:line="360" w:lineRule="auto"/>
        <w:jc w:val="both"/>
        <w:rPr>
          <w:rFonts w:ascii="Arial" w:hAnsi="Arial" w:cs="Arial"/>
        </w:rPr>
      </w:pPr>
      <w:r w:rsidRPr="00C91449">
        <w:rPr>
          <w:rFonts w:ascii="Arial" w:hAnsi="Arial" w:cs="Arial"/>
        </w:rPr>
        <w:tab/>
        <w:t xml:space="preserve">O presente trabalho tem como propósito implementar um modelo </w:t>
      </w:r>
      <w:r w:rsidR="00F95D24">
        <w:rPr>
          <w:rFonts w:ascii="Arial" w:hAnsi="Arial" w:cs="Arial"/>
        </w:rPr>
        <w:t xml:space="preserve">para estimação dos custos operacionais (PMSO) </w:t>
      </w:r>
      <w:r w:rsidRPr="00C91449">
        <w:rPr>
          <w:rFonts w:ascii="Arial" w:hAnsi="Arial" w:cs="Arial"/>
        </w:rPr>
        <w:t xml:space="preserve">que respeite as restrições técnicas impostas pela natureza operacional dos direcionadores de custo e avaliar seus resultados, implicações e compará-lo com modelos tradicionais. Portanto, deseja-se que variáveis preditoras (direcionadores de custo) do modelo </w:t>
      </w:r>
      <w:r w:rsidRPr="00C91449">
        <w:rPr>
          <w:rFonts w:ascii="Arial" w:hAnsi="Arial" w:cs="Arial"/>
        </w:rPr>
        <w:lastRenderedPageBreak/>
        <w:t>contribuam de forma positiva ou neutra com a variável resposta (PMSO), eliminando qualquer incongruência ou deturpação da realidade imposta.</w:t>
      </w:r>
    </w:p>
    <w:p w14:paraId="07E91E7A" w14:textId="77777777" w:rsidR="001446A3" w:rsidRPr="00C91449" w:rsidRDefault="001446A3" w:rsidP="00BD61B6">
      <w:pPr>
        <w:spacing w:line="360" w:lineRule="auto"/>
        <w:jc w:val="both"/>
        <w:rPr>
          <w:rFonts w:ascii="Arial" w:hAnsi="Arial" w:cs="Arial"/>
        </w:rPr>
      </w:pPr>
    </w:p>
    <w:p w14:paraId="1542DE47" w14:textId="77777777" w:rsidR="001446A3" w:rsidRPr="00C91449" w:rsidRDefault="001446A3" w:rsidP="00BD61B6">
      <w:pPr>
        <w:spacing w:line="360" w:lineRule="auto"/>
        <w:jc w:val="both"/>
        <w:rPr>
          <w:rFonts w:ascii="Arial" w:hAnsi="Arial" w:cs="Arial"/>
        </w:rPr>
      </w:pPr>
      <w:r w:rsidRPr="00C91449">
        <w:rPr>
          <w:rFonts w:ascii="Arial" w:hAnsi="Arial" w:cs="Arial"/>
        </w:rPr>
        <w:t>São objetivos específicos nessa pesquisa:</w:t>
      </w:r>
    </w:p>
    <w:p w14:paraId="415606DC" w14:textId="77777777" w:rsidR="001446A3" w:rsidRPr="00C91449" w:rsidRDefault="001446A3" w:rsidP="00BD61B6">
      <w:pPr>
        <w:spacing w:line="360" w:lineRule="auto"/>
        <w:jc w:val="both"/>
        <w:rPr>
          <w:rFonts w:ascii="Arial" w:hAnsi="Arial" w:cs="Arial"/>
        </w:rPr>
      </w:pPr>
    </w:p>
    <w:p w14:paraId="1C520130" w14:textId="0E3D083A" w:rsidR="001446A3" w:rsidRPr="00C91449" w:rsidRDefault="001446A3" w:rsidP="00BD61B6">
      <w:pPr>
        <w:pStyle w:val="ListParagraph"/>
        <w:numPr>
          <w:ilvl w:val="0"/>
          <w:numId w:val="4"/>
        </w:numPr>
        <w:spacing w:line="360" w:lineRule="auto"/>
        <w:jc w:val="both"/>
        <w:rPr>
          <w:rFonts w:ascii="Arial" w:hAnsi="Arial" w:cs="Arial"/>
        </w:rPr>
      </w:pPr>
      <w:r w:rsidRPr="00C91449">
        <w:rPr>
          <w:rFonts w:ascii="Arial" w:hAnsi="Arial" w:cs="Arial"/>
        </w:rPr>
        <w:t xml:space="preserve">Analisar as correlações existentes entre as variáveis </w:t>
      </w:r>
      <w:r w:rsidR="005925DA" w:rsidRPr="00C91449">
        <w:rPr>
          <w:rFonts w:ascii="Arial" w:hAnsi="Arial" w:cs="Arial"/>
        </w:rPr>
        <w:t>e</w:t>
      </w:r>
      <w:r w:rsidRPr="00C91449">
        <w:rPr>
          <w:rFonts w:ascii="Arial" w:hAnsi="Arial" w:cs="Arial"/>
        </w:rPr>
        <w:t xml:space="preserve"> sua representatividade e importância para a realização de previsões.</w:t>
      </w:r>
    </w:p>
    <w:p w14:paraId="11044B0F" w14:textId="7F9DA7CC" w:rsidR="001446A3" w:rsidRPr="00C91449" w:rsidRDefault="001446A3" w:rsidP="00BD61B6">
      <w:pPr>
        <w:pStyle w:val="ListParagraph"/>
        <w:numPr>
          <w:ilvl w:val="0"/>
          <w:numId w:val="4"/>
        </w:numPr>
        <w:spacing w:line="360" w:lineRule="auto"/>
        <w:jc w:val="both"/>
        <w:rPr>
          <w:rFonts w:ascii="Arial" w:hAnsi="Arial" w:cs="Arial"/>
        </w:rPr>
      </w:pPr>
      <w:r w:rsidRPr="00C91449">
        <w:rPr>
          <w:rFonts w:ascii="Arial" w:hAnsi="Arial" w:cs="Arial"/>
        </w:rPr>
        <w:t>Definir um modelo de regressão linear múltipla ou de programação linear para o custo operacional que respeite as restrições impostas pela natureza da operação.</w:t>
      </w:r>
    </w:p>
    <w:p w14:paraId="4AAE8C3F" w14:textId="6D37977A" w:rsidR="008617D0" w:rsidRPr="00C91449" w:rsidRDefault="001446A3" w:rsidP="00BD61B6">
      <w:pPr>
        <w:pStyle w:val="ListParagraph"/>
        <w:numPr>
          <w:ilvl w:val="0"/>
          <w:numId w:val="4"/>
        </w:numPr>
        <w:spacing w:line="360" w:lineRule="auto"/>
        <w:jc w:val="both"/>
        <w:rPr>
          <w:rFonts w:ascii="Arial" w:hAnsi="Arial" w:cs="Arial"/>
        </w:rPr>
      </w:pPr>
      <w:r w:rsidRPr="00C91449">
        <w:rPr>
          <w:rFonts w:ascii="Arial" w:hAnsi="Arial" w:cs="Arial"/>
        </w:rPr>
        <w:t>Discutir os resultados encontrados e apresentar uma alternativa ao regulador para o modelo utilizado na definição dos custos operacionais</w:t>
      </w:r>
      <w:r w:rsidR="00C91449">
        <w:rPr>
          <w:rFonts w:ascii="Arial" w:hAnsi="Arial" w:cs="Arial"/>
        </w:rPr>
        <w:t>.</w:t>
      </w:r>
    </w:p>
    <w:p w14:paraId="79B4B897" w14:textId="77777777" w:rsidR="00D0159A" w:rsidRDefault="00D0159A">
      <w:pPr>
        <w:spacing w:line="360" w:lineRule="auto"/>
        <w:rPr>
          <w:rFonts w:ascii="Arial" w:hAnsi="Arial" w:cs="Arial"/>
          <w:b/>
          <w:bCs/>
        </w:rPr>
        <w:pPrChange w:id="69" w:author="Igor Mazzeto" w:date="2023-04-30T11:20:00Z">
          <w:pPr/>
        </w:pPrChange>
      </w:pPr>
      <w:r>
        <w:rPr>
          <w:rFonts w:ascii="Arial" w:hAnsi="Arial" w:cs="Arial"/>
          <w:b/>
          <w:bCs/>
        </w:rPr>
        <w:br w:type="page"/>
      </w:r>
    </w:p>
    <w:p w14:paraId="407E0DEE" w14:textId="6BF38EA8" w:rsidR="00C91449" w:rsidRDefault="00C91449" w:rsidP="00BD61B6">
      <w:pPr>
        <w:spacing w:line="360" w:lineRule="auto"/>
        <w:rPr>
          <w:rFonts w:ascii="Arial" w:hAnsi="Arial" w:cs="Arial"/>
          <w:b/>
          <w:bCs/>
        </w:rPr>
      </w:pPr>
      <w:r>
        <w:rPr>
          <w:rFonts w:ascii="Arial" w:hAnsi="Arial" w:cs="Arial"/>
          <w:b/>
          <w:bCs/>
        </w:rPr>
        <w:lastRenderedPageBreak/>
        <w:t xml:space="preserve">2 </w:t>
      </w:r>
      <w:r w:rsidR="003F0CC2" w:rsidRPr="00C91449">
        <w:rPr>
          <w:rFonts w:ascii="Arial" w:hAnsi="Arial" w:cs="Arial"/>
          <w:b/>
          <w:bCs/>
        </w:rPr>
        <w:t>Referencial Teórico</w:t>
      </w:r>
    </w:p>
    <w:p w14:paraId="177B724A" w14:textId="75DC4151" w:rsidR="00C91449" w:rsidRDefault="00C91449" w:rsidP="00BD61B6">
      <w:pPr>
        <w:spacing w:line="360" w:lineRule="auto"/>
        <w:rPr>
          <w:rFonts w:ascii="Arial" w:hAnsi="Arial" w:cs="Arial"/>
          <w:b/>
          <w:bCs/>
        </w:rPr>
      </w:pPr>
    </w:p>
    <w:p w14:paraId="1DC2C8B9" w14:textId="1D2FAF0B" w:rsidR="00C91449" w:rsidRDefault="00C91449" w:rsidP="00BD61B6">
      <w:pPr>
        <w:spacing w:line="360" w:lineRule="auto"/>
        <w:rPr>
          <w:rFonts w:ascii="Arial" w:hAnsi="Arial" w:cs="Arial"/>
          <w:b/>
          <w:bCs/>
        </w:rPr>
      </w:pPr>
      <w:r>
        <w:rPr>
          <w:rFonts w:ascii="Arial" w:hAnsi="Arial" w:cs="Arial"/>
          <w:b/>
          <w:bCs/>
        </w:rPr>
        <w:t xml:space="preserve">2.1 </w:t>
      </w:r>
      <w:r w:rsidR="002E7CAE">
        <w:rPr>
          <w:rFonts w:ascii="Arial" w:hAnsi="Arial" w:cs="Arial"/>
          <w:b/>
          <w:bCs/>
        </w:rPr>
        <w:t>Análise de regressão</w:t>
      </w:r>
      <w:r>
        <w:rPr>
          <w:rFonts w:ascii="Arial" w:hAnsi="Arial" w:cs="Arial"/>
          <w:b/>
          <w:bCs/>
        </w:rPr>
        <w:t xml:space="preserve"> </w:t>
      </w:r>
    </w:p>
    <w:p w14:paraId="65C84A0A" w14:textId="2CB34F21" w:rsidR="00C91449" w:rsidRDefault="00C91449" w:rsidP="00BD61B6">
      <w:pPr>
        <w:spacing w:line="360" w:lineRule="auto"/>
        <w:rPr>
          <w:rFonts w:ascii="Arial" w:hAnsi="Arial" w:cs="Arial"/>
          <w:b/>
          <w:bCs/>
        </w:rPr>
      </w:pPr>
    </w:p>
    <w:p w14:paraId="550E57FA" w14:textId="1E545D07" w:rsidR="00C91449" w:rsidRDefault="00C91449" w:rsidP="00BD61B6">
      <w:pPr>
        <w:spacing w:line="360" w:lineRule="auto"/>
        <w:jc w:val="both"/>
        <w:rPr>
          <w:rFonts w:ascii="Arial" w:hAnsi="Arial" w:cs="Arial"/>
        </w:rPr>
      </w:pPr>
      <w:r>
        <w:rPr>
          <w:rFonts w:ascii="Arial" w:hAnsi="Arial" w:cs="Arial"/>
          <w:b/>
          <w:bCs/>
        </w:rPr>
        <w:tab/>
      </w:r>
      <w:r>
        <w:rPr>
          <w:rFonts w:ascii="Arial" w:hAnsi="Arial" w:cs="Arial"/>
        </w:rPr>
        <w:t xml:space="preserve">Segundo Upton et al (2014), </w:t>
      </w:r>
      <w:r w:rsidR="00F95D24">
        <w:rPr>
          <w:rFonts w:ascii="Arial" w:hAnsi="Arial" w:cs="Arial"/>
        </w:rPr>
        <w:t xml:space="preserve">regressão linear </w:t>
      </w:r>
      <w:r>
        <w:rPr>
          <w:rFonts w:ascii="Arial" w:hAnsi="Arial" w:cs="Arial"/>
        </w:rPr>
        <w:t>é o modelo estatístico mais simples e mais utilizado.</w:t>
      </w:r>
      <w:r w:rsidR="000D6839">
        <w:rPr>
          <w:rFonts w:ascii="Arial" w:hAnsi="Arial" w:cs="Arial"/>
        </w:rPr>
        <w:t xml:space="preserve"> </w:t>
      </w:r>
      <w:r w:rsidR="002A70DA">
        <w:rPr>
          <w:rFonts w:ascii="Arial" w:hAnsi="Arial" w:cs="Arial"/>
        </w:rPr>
        <w:t>Montgomery et al (2003)</w:t>
      </w:r>
      <w:r w:rsidR="000D6839">
        <w:rPr>
          <w:rFonts w:ascii="Arial" w:hAnsi="Arial" w:cs="Arial"/>
        </w:rPr>
        <w:t xml:space="preserve"> definem a análise de regressão como uma técnica estatística utilizada para investigar a relação de uma ou mais variáveis.</w:t>
      </w:r>
      <w:r w:rsidR="002E7CAE">
        <w:rPr>
          <w:rFonts w:ascii="Arial" w:hAnsi="Arial" w:cs="Arial"/>
        </w:rPr>
        <w:t xml:space="preserve"> Para Hoffman e Vieira (1977) a análise de regressão permite conhecer os efeitos quer umas variáveis exercem ou que pareçam exercer sobre outras, os autores ainda classificam que tal método é o mais importante para a econometria.</w:t>
      </w:r>
    </w:p>
    <w:p w14:paraId="6C5520FA" w14:textId="7B4F68D1" w:rsidR="00D0159A" w:rsidRPr="00D0159A" w:rsidRDefault="00D0159A" w:rsidP="00BD61B6">
      <w:pPr>
        <w:spacing w:line="360" w:lineRule="auto"/>
        <w:jc w:val="both"/>
        <w:rPr>
          <w:rFonts w:ascii="Arial" w:hAnsi="Arial" w:cs="Arial"/>
        </w:rPr>
      </w:pPr>
      <w:r>
        <w:rPr>
          <w:rFonts w:ascii="Arial" w:hAnsi="Arial" w:cs="Arial"/>
        </w:rPr>
        <w:tab/>
        <w:t xml:space="preserve">O método de regressão linear foi formalizado por Francis Galton em 1891 em sua publicação </w:t>
      </w:r>
      <w:r w:rsidRPr="00854E16">
        <w:rPr>
          <w:rFonts w:ascii="Arial" w:hAnsi="Arial" w:cs="Arial"/>
        </w:rPr>
        <w:t>Hereditary Genius</w:t>
      </w:r>
      <w:r>
        <w:rPr>
          <w:rFonts w:ascii="Arial" w:hAnsi="Arial" w:cs="Arial"/>
          <w:i/>
          <w:iCs/>
        </w:rPr>
        <w:t>,</w:t>
      </w:r>
      <w:r>
        <w:rPr>
          <w:rFonts w:ascii="Arial" w:hAnsi="Arial" w:cs="Arial"/>
        </w:rPr>
        <w:t xml:space="preserve"> onde o autor realiza um estudo da relação entre as alturas de pais e filhos.</w:t>
      </w:r>
      <w:r w:rsidR="000B42EB">
        <w:rPr>
          <w:rFonts w:ascii="Arial" w:hAnsi="Arial" w:cs="Arial"/>
        </w:rPr>
        <w:t xml:space="preserve"> De forma sucinta, o autor concluiu com os resultados observados por sua técnica que pais altos tendem a ter filhos altos e pais baixos tendem a ter </w:t>
      </w:r>
      <w:r w:rsidR="00854E16">
        <w:rPr>
          <w:rFonts w:ascii="Arial" w:hAnsi="Arial" w:cs="Arial"/>
        </w:rPr>
        <w:t>filhos</w:t>
      </w:r>
      <w:r w:rsidR="000B42EB">
        <w:rPr>
          <w:rFonts w:ascii="Arial" w:hAnsi="Arial" w:cs="Arial"/>
        </w:rPr>
        <w:t xml:space="preserve"> mais baixos. Segundo Stanton (2001), após as contribuições de Karl Pearson em 1896, 1922 e 1930 o método obteve rigor matemático e foi amplamente utilizado.</w:t>
      </w:r>
    </w:p>
    <w:p w14:paraId="581A73B0" w14:textId="09D51E74" w:rsidR="002E7CAE" w:rsidRDefault="002E7CAE" w:rsidP="00BD61B6">
      <w:pPr>
        <w:spacing w:line="360" w:lineRule="auto"/>
        <w:jc w:val="both"/>
        <w:rPr>
          <w:rFonts w:ascii="Arial" w:hAnsi="Arial" w:cs="Arial"/>
        </w:rPr>
      </w:pPr>
    </w:p>
    <w:p w14:paraId="4FFDF0C0" w14:textId="19ED23AC" w:rsidR="002E7CAE" w:rsidRDefault="002E7CAE" w:rsidP="00BD61B6">
      <w:pPr>
        <w:spacing w:line="360" w:lineRule="auto"/>
        <w:jc w:val="both"/>
        <w:rPr>
          <w:rFonts w:ascii="Arial" w:hAnsi="Arial" w:cs="Arial"/>
          <w:b/>
          <w:bCs/>
        </w:rPr>
      </w:pPr>
      <w:r w:rsidRPr="002E7CAE">
        <w:rPr>
          <w:rFonts w:ascii="Arial" w:hAnsi="Arial" w:cs="Arial"/>
          <w:b/>
          <w:bCs/>
        </w:rPr>
        <w:t>2.1.1 Regressão Linear Univariada</w:t>
      </w:r>
    </w:p>
    <w:p w14:paraId="397E3B13" w14:textId="3AAD2D95" w:rsidR="002E7CAE" w:rsidRDefault="002E7CAE" w:rsidP="00BD61B6">
      <w:pPr>
        <w:spacing w:line="360" w:lineRule="auto"/>
        <w:jc w:val="both"/>
        <w:rPr>
          <w:rFonts w:ascii="Arial" w:hAnsi="Arial" w:cs="Arial"/>
          <w:b/>
          <w:bCs/>
        </w:rPr>
      </w:pPr>
    </w:p>
    <w:p w14:paraId="698108C1" w14:textId="6A61C9FF" w:rsidR="00673E14" w:rsidRDefault="002A70DA" w:rsidP="00BD61B6">
      <w:pPr>
        <w:spacing w:line="360" w:lineRule="auto"/>
        <w:ind w:firstLine="708"/>
        <w:jc w:val="both"/>
        <w:rPr>
          <w:rFonts w:ascii="Arial" w:eastAsiaTheme="minorEastAsia" w:hAnsi="Arial" w:cs="Arial"/>
        </w:rPr>
      </w:pPr>
      <w:r>
        <w:rPr>
          <w:rFonts w:ascii="Arial" w:hAnsi="Arial" w:cs="Arial"/>
        </w:rPr>
        <w:t>Montgomery et al (2003)</w:t>
      </w:r>
      <w:r w:rsidR="00673E14">
        <w:rPr>
          <w:rFonts w:ascii="Arial" w:hAnsi="Arial" w:cs="Arial"/>
        </w:rPr>
        <w:t xml:space="preserve"> define que a regressão linear univariada ou regressão linear simples consiste na relação entre uma variável aleatória </w:t>
      </w:r>
      <m:oMath>
        <m:r>
          <w:rPr>
            <w:rFonts w:ascii="Cambria Math" w:hAnsi="Cambria Math" w:cs="Arial"/>
          </w:rPr>
          <m:t>Y</m:t>
        </m:r>
      </m:oMath>
      <w:r w:rsidR="00673E14">
        <w:rPr>
          <w:rFonts w:ascii="Arial" w:hAnsi="Arial" w:cs="Arial"/>
        </w:rPr>
        <w:t xml:space="preserve"> e outra </w:t>
      </w:r>
      <m:oMath>
        <m:r>
          <w:rPr>
            <w:rFonts w:ascii="Cambria Math" w:hAnsi="Cambria Math" w:cs="Arial"/>
          </w:rPr>
          <m:t>x</m:t>
        </m:r>
      </m:oMath>
      <w:r w:rsidR="00673E14">
        <w:rPr>
          <w:rFonts w:ascii="Arial" w:hAnsi="Arial" w:cs="Arial"/>
        </w:rPr>
        <w:t xml:space="preserve"> de acordo com a expressão abaixo, onde a </w:t>
      </w:r>
      <m:oMath>
        <m:r>
          <w:rPr>
            <w:rFonts w:ascii="Cambria Math" w:hAnsi="Cambria Math" w:cs="Arial"/>
          </w:rPr>
          <m:t>Y</m:t>
        </m:r>
      </m:oMath>
      <w:r w:rsidR="00673E14">
        <w:rPr>
          <w:rFonts w:ascii="Arial" w:hAnsi="Arial" w:cs="Arial"/>
        </w:rPr>
        <w:t xml:space="preserve"> é a variável dependente,  </w:t>
      </w:r>
      <m:oMath>
        <m:r>
          <w:rPr>
            <w:rFonts w:ascii="Cambria Math" w:hAnsi="Cambria Math" w:cs="Arial"/>
          </w:rPr>
          <m:t>x</m:t>
        </m:r>
      </m:oMath>
      <w:r w:rsidR="00673E14">
        <w:rPr>
          <w:rFonts w:ascii="Arial" w:eastAsiaTheme="minorEastAsia" w:hAnsi="Arial" w:cs="Arial"/>
        </w:rPr>
        <w:t xml:space="preserve"> é a variável aleatória independente,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73E14">
        <w:rPr>
          <w:rFonts w:ascii="Arial" w:eastAsiaTheme="minorEastAsia" w:hAnsi="Arial" w:cs="Arial"/>
        </w:rPr>
        <w:t xml:space="preserve"> é o coeficiente da regressão chamado de </w:t>
      </w:r>
      <w:r w:rsidR="000F0195">
        <w:rPr>
          <w:rFonts w:ascii="Arial" w:eastAsiaTheme="minorEastAsia" w:hAnsi="Arial" w:cs="Arial"/>
        </w:rPr>
        <w:t xml:space="preserve">intercepto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0F0195">
        <w:rPr>
          <w:rFonts w:ascii="Arial" w:eastAsiaTheme="minorEastAsia" w:hAnsi="Arial" w:cs="Arial"/>
        </w:rPr>
        <w:t xml:space="preserve"> é o coeficiente da regressão chamado de coeficiente de inclinação.</w:t>
      </w:r>
    </w:p>
    <w:p w14:paraId="1E7B3014" w14:textId="77777777" w:rsidR="00323572" w:rsidRDefault="00323572"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323572" w14:paraId="101D9DDE" w14:textId="77777777" w:rsidTr="003732FA">
        <w:tc>
          <w:tcPr>
            <w:tcW w:w="704" w:type="dxa"/>
          </w:tcPr>
          <w:p w14:paraId="0235A4B1" w14:textId="77777777" w:rsidR="00323572" w:rsidRDefault="00323572" w:rsidP="00BD61B6">
            <w:pPr>
              <w:spacing w:line="360" w:lineRule="auto"/>
              <w:jc w:val="both"/>
              <w:rPr>
                <w:rFonts w:ascii="Arial" w:hAnsi="Arial" w:cs="Arial"/>
              </w:rPr>
            </w:pPr>
          </w:p>
        </w:tc>
        <w:tc>
          <w:tcPr>
            <w:tcW w:w="6946" w:type="dxa"/>
          </w:tcPr>
          <w:p w14:paraId="5EFBB965" w14:textId="04622EF9" w:rsidR="00323572" w:rsidRPr="00323572" w:rsidRDefault="00CA1E5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Y</m:t>
                    </m:r>
                  </m:e>
                  <m:e>
                    <m:r>
                      <w:rPr>
                        <w:rFonts w:ascii="Cambria Math" w:eastAsiaTheme="minorEastAsia" w:hAnsi="Cambria Math" w:cs="Arial"/>
                        <w:sz w:val="28"/>
                        <w:szCs w:val="28"/>
                      </w:rPr>
                      <m:t>x</m:t>
                    </m:r>
                  </m:e>
                </m:d>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μ</m:t>
                    </m:r>
                  </m:e>
                  <m:sub>
                    <m:r>
                      <w:rPr>
                        <w:rFonts w:ascii="Cambria Math" w:eastAsiaTheme="minorEastAsia" w:hAnsi="Cambria Math" w:cs="Arial"/>
                        <w:sz w:val="28"/>
                        <w:szCs w:val="28"/>
                      </w:rPr>
                      <m:t>Y|x</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x </m:t>
                </m:r>
              </m:oMath>
            </m:oMathPara>
          </w:p>
        </w:tc>
        <w:tc>
          <w:tcPr>
            <w:tcW w:w="838" w:type="dxa"/>
            <w:vAlign w:val="center"/>
          </w:tcPr>
          <w:p w14:paraId="7A044024" w14:textId="6AAA9D52" w:rsidR="00323572" w:rsidRDefault="0032357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w:t>
            </w:r>
            <w:r>
              <w:rPr>
                <w:rFonts w:ascii="Arial" w:hAnsi="Arial" w:cs="Arial"/>
              </w:rPr>
              <w:fldChar w:fldCharType="end"/>
            </w:r>
            <w:r>
              <w:rPr>
                <w:rFonts w:ascii="Arial" w:hAnsi="Arial" w:cs="Arial"/>
              </w:rPr>
              <w:t>)</w:t>
            </w:r>
          </w:p>
        </w:tc>
      </w:tr>
    </w:tbl>
    <w:p w14:paraId="425DAF5E" w14:textId="77777777" w:rsidR="004024B6" w:rsidRPr="000F0195" w:rsidRDefault="004024B6" w:rsidP="00BD61B6">
      <w:pPr>
        <w:spacing w:line="360" w:lineRule="auto"/>
        <w:jc w:val="both"/>
        <w:rPr>
          <w:rFonts w:ascii="Arial" w:eastAsiaTheme="minorEastAsia" w:hAnsi="Arial" w:cs="Arial"/>
        </w:rPr>
      </w:pPr>
    </w:p>
    <w:p w14:paraId="0DEDFA99" w14:textId="462E1652" w:rsidR="00673E14" w:rsidRDefault="000F0195" w:rsidP="00BD61B6">
      <w:pPr>
        <w:spacing w:line="360" w:lineRule="auto"/>
        <w:jc w:val="both"/>
        <w:rPr>
          <w:rFonts w:ascii="Arial" w:eastAsiaTheme="minorEastAsia" w:hAnsi="Arial" w:cs="Arial"/>
        </w:rPr>
      </w:pPr>
      <w:r>
        <w:rPr>
          <w:rFonts w:ascii="Arial" w:eastAsiaTheme="minorEastAsia" w:hAnsi="Arial" w:cs="Arial"/>
        </w:rPr>
        <w:tab/>
        <w:t xml:space="preserve">Em termos formais, </w:t>
      </w:r>
      <w:r w:rsidR="002A70DA">
        <w:rPr>
          <w:rFonts w:ascii="Arial" w:hAnsi="Arial" w:cs="Arial"/>
        </w:rPr>
        <w:t>Montgomery et al (2003)</w:t>
      </w:r>
      <w:r>
        <w:rPr>
          <w:rFonts w:ascii="Arial" w:hAnsi="Arial" w:cs="Arial"/>
        </w:rPr>
        <w:t xml:space="preserve"> definem</w:t>
      </w:r>
      <w:r>
        <w:rPr>
          <w:rFonts w:ascii="Arial" w:eastAsiaTheme="minorEastAsia" w:hAnsi="Arial" w:cs="Arial"/>
        </w:rPr>
        <w:t xml:space="preserve"> que a relação entre </w:t>
      </w:r>
      <m:oMath>
        <m:r>
          <w:rPr>
            <w:rFonts w:ascii="Cambria Math" w:hAnsi="Cambria Math" w:cs="Arial"/>
          </w:rPr>
          <m:t>Y</m:t>
        </m:r>
      </m:oMath>
      <w:r>
        <w:rPr>
          <w:rFonts w:ascii="Arial" w:eastAsiaTheme="minorEastAsia" w:hAnsi="Arial" w:cs="Arial"/>
        </w:rPr>
        <w:t xml:space="preserve"> e </w:t>
      </w:r>
      <m:oMath>
        <m:r>
          <w:rPr>
            <w:rFonts w:ascii="Cambria Math" w:hAnsi="Cambria Math" w:cs="Arial"/>
          </w:rPr>
          <m:t>x</m:t>
        </m:r>
      </m:oMath>
      <w:r>
        <w:rPr>
          <w:rFonts w:ascii="Arial" w:eastAsiaTheme="minorEastAsia" w:hAnsi="Arial" w:cs="Arial"/>
        </w:rPr>
        <w:t xml:space="preserve"> seja uma linha reta onde o valor esperado para cada observação </w:t>
      </w:r>
      <m:oMath>
        <m:r>
          <w:rPr>
            <w:rFonts w:ascii="Cambria Math" w:eastAsiaTheme="minorEastAsia" w:hAnsi="Cambria Math" w:cs="Arial"/>
          </w:rPr>
          <m:t>Y</m:t>
        </m:r>
      </m:oMath>
      <w:r>
        <w:rPr>
          <w:rFonts w:ascii="Arial" w:eastAsiaTheme="minorEastAsia" w:hAnsi="Arial" w:cs="Arial"/>
        </w:rPr>
        <w:t xml:space="preserve"> em cada nível de </w:t>
      </w:r>
      <m:oMath>
        <m:r>
          <w:rPr>
            <w:rFonts w:ascii="Cambria Math" w:hAnsi="Cambria Math" w:cs="Arial"/>
          </w:rPr>
          <m:t>x</m:t>
        </m:r>
      </m:oMath>
      <w:r>
        <w:rPr>
          <w:rFonts w:ascii="Arial" w:eastAsiaTheme="minorEastAsia" w:hAnsi="Arial" w:cs="Arial"/>
        </w:rPr>
        <w:t xml:space="preserve"> seja uma variável aleatória.</w:t>
      </w:r>
      <w:r w:rsidR="004024B6">
        <w:rPr>
          <w:rFonts w:ascii="Arial" w:eastAsiaTheme="minorEastAsia" w:hAnsi="Arial" w:cs="Arial"/>
        </w:rPr>
        <w:t xml:space="preserve"> Em outros termos, os autores </w:t>
      </w:r>
      <w:r w:rsidR="004024B6">
        <w:rPr>
          <w:rFonts w:ascii="Arial" w:eastAsiaTheme="minorEastAsia" w:hAnsi="Arial" w:cs="Arial"/>
        </w:rPr>
        <w:lastRenderedPageBreak/>
        <w:t xml:space="preserve">explicam que a maneira apropriada de se generalizar tal afirmação para um modelo linear probabilístico é considerar que o valor esperado de </w:t>
      </w:r>
      <m:oMath>
        <m:r>
          <w:rPr>
            <w:rFonts w:ascii="Cambria Math" w:hAnsi="Cambria Math" w:cs="Arial"/>
          </w:rPr>
          <m:t>Y</m:t>
        </m:r>
      </m:oMath>
      <w:r w:rsidR="004024B6">
        <w:rPr>
          <w:rFonts w:ascii="Arial" w:eastAsiaTheme="minorEastAsia" w:hAnsi="Arial" w:cs="Arial"/>
        </w:rPr>
        <w:t xml:space="preserve"> seja em função de </w:t>
      </w:r>
      <m:oMath>
        <m:r>
          <w:rPr>
            <w:rFonts w:ascii="Cambria Math" w:hAnsi="Cambria Math" w:cs="Arial"/>
          </w:rPr>
          <m:t>x</m:t>
        </m:r>
      </m:oMath>
      <w:r w:rsidR="004024B6">
        <w:rPr>
          <w:rFonts w:ascii="Arial" w:eastAsiaTheme="minorEastAsia" w:hAnsi="Arial" w:cs="Arial"/>
        </w:rPr>
        <w:t xml:space="preserve">, mas que para um valor fixo de </w:t>
      </w:r>
      <m:oMath>
        <m:r>
          <w:rPr>
            <w:rFonts w:ascii="Cambria Math" w:hAnsi="Cambria Math" w:cs="Arial"/>
          </w:rPr>
          <m:t>x</m:t>
        </m:r>
      </m:oMath>
      <w:r w:rsidR="004024B6">
        <w:rPr>
          <w:rFonts w:ascii="Arial" w:eastAsiaTheme="minorEastAsia" w:hAnsi="Arial" w:cs="Arial"/>
        </w:rPr>
        <w:t xml:space="preserve"> o valor real de </w:t>
      </w:r>
      <m:oMath>
        <m:r>
          <w:rPr>
            <w:rFonts w:ascii="Cambria Math" w:hAnsi="Cambria Math" w:cs="Arial"/>
          </w:rPr>
          <m:t>Y</m:t>
        </m:r>
      </m:oMath>
      <w:r w:rsidR="004024B6">
        <w:rPr>
          <w:rFonts w:ascii="Arial" w:eastAsiaTheme="minorEastAsia" w:hAnsi="Arial" w:cs="Arial"/>
        </w:rPr>
        <w:t xml:space="preserve"> seja determinado pela função do valor médio mais um termo de erro aleatório, onde </w:t>
      </w:r>
      <m:oMath>
        <m:r>
          <w:rPr>
            <w:rFonts w:ascii="Cambria Math" w:hAnsi="Cambria Math" w:cs="Arial"/>
          </w:rPr>
          <m:t>e</m:t>
        </m:r>
      </m:oMath>
      <w:r w:rsidR="004024B6">
        <w:rPr>
          <w:rFonts w:ascii="Arial" w:eastAsiaTheme="minorEastAsia" w:hAnsi="Arial" w:cs="Arial"/>
        </w:rPr>
        <w:t xml:space="preserve"> representa tal termo com média zero e variância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r w:rsidR="004024B6">
        <w:rPr>
          <w:rFonts w:ascii="Arial" w:eastAsiaTheme="minorEastAsia" w:hAnsi="Arial" w:cs="Arial"/>
        </w:rPr>
        <w:t>:</w:t>
      </w:r>
    </w:p>
    <w:p w14:paraId="61DB0DD9" w14:textId="77777777" w:rsidR="00CA1E53" w:rsidRDefault="00CA1E53"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1BA25B83" w14:textId="77777777" w:rsidTr="003F6278">
        <w:tc>
          <w:tcPr>
            <w:tcW w:w="704" w:type="dxa"/>
          </w:tcPr>
          <w:p w14:paraId="3764CD6A" w14:textId="77777777" w:rsidR="00CA1E53" w:rsidRDefault="00CA1E53" w:rsidP="00BD61B6">
            <w:pPr>
              <w:spacing w:line="360" w:lineRule="auto"/>
              <w:jc w:val="both"/>
              <w:rPr>
                <w:rFonts w:ascii="Arial" w:hAnsi="Arial" w:cs="Arial"/>
              </w:rPr>
            </w:pPr>
          </w:p>
        </w:tc>
        <w:tc>
          <w:tcPr>
            <w:tcW w:w="6946" w:type="dxa"/>
          </w:tcPr>
          <w:p w14:paraId="312921A4" w14:textId="600263F0" w:rsidR="00CA1E53" w:rsidRPr="00CA1E53" w:rsidRDefault="00EA7118" w:rsidP="00BD61B6">
            <w:pPr>
              <w:spacing w:line="360" w:lineRule="auto"/>
              <w:jc w:val="center"/>
              <w:rPr>
                <w:rFonts w:ascii="Arial" w:eastAsiaTheme="minorEastAsia" w:hAnsi="Arial" w:cs="Arial"/>
              </w:rPr>
            </w:pPr>
            <m:oMathPara>
              <m:oMathParaPr>
                <m:jc m:val="center"/>
              </m:oMathParaP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i</m:t>
                    </m:r>
                  </m:sub>
                </m:sSub>
                <m:r>
                  <w:rPr>
                    <w:rFonts w:ascii="Cambria Math" w:hAnsi="Cambria Math" w:cs="Arial"/>
                    <w:sz w:val="28"/>
                    <w:szCs w:val="28"/>
                  </w:rPr>
                  <m:t xml:space="preserve">          i = 1,2…,n</m:t>
                </m:r>
              </m:oMath>
            </m:oMathPara>
          </w:p>
        </w:tc>
        <w:tc>
          <w:tcPr>
            <w:tcW w:w="838" w:type="dxa"/>
            <w:vAlign w:val="center"/>
          </w:tcPr>
          <w:p w14:paraId="11FC6B05" w14:textId="0A452C69" w:rsidR="00CA1E53" w:rsidRDefault="00CA1E53"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w:t>
            </w:r>
            <w:r>
              <w:rPr>
                <w:rFonts w:ascii="Arial" w:hAnsi="Arial" w:cs="Arial"/>
              </w:rPr>
              <w:fldChar w:fldCharType="end"/>
            </w:r>
            <w:r>
              <w:rPr>
                <w:rFonts w:ascii="Arial" w:hAnsi="Arial" w:cs="Arial"/>
              </w:rPr>
              <w:t>)</w:t>
            </w:r>
          </w:p>
        </w:tc>
      </w:tr>
    </w:tbl>
    <w:p w14:paraId="79429B19" w14:textId="236A12ED" w:rsidR="00CA1E53" w:rsidRDefault="00CA1E53" w:rsidP="00BD61B6">
      <w:pPr>
        <w:spacing w:line="360" w:lineRule="auto"/>
        <w:jc w:val="both"/>
        <w:rPr>
          <w:rFonts w:ascii="Arial" w:eastAsiaTheme="minorEastAsia" w:hAnsi="Arial" w:cs="Arial"/>
        </w:rPr>
      </w:pPr>
    </w:p>
    <w:p w14:paraId="5D315840" w14:textId="49136F28" w:rsidR="004024B6" w:rsidRDefault="004024B6" w:rsidP="00BD61B6">
      <w:pPr>
        <w:spacing w:line="360" w:lineRule="auto"/>
        <w:jc w:val="both"/>
        <w:rPr>
          <w:rFonts w:ascii="Arial" w:eastAsiaTheme="minorEastAsia" w:hAnsi="Arial" w:cs="Arial"/>
        </w:rPr>
      </w:pPr>
    </w:p>
    <w:p w14:paraId="099C3E8E" w14:textId="56137278" w:rsidR="004024B6" w:rsidRDefault="00050613" w:rsidP="00BD61B6">
      <w:pPr>
        <w:spacing w:line="360" w:lineRule="auto"/>
        <w:jc w:val="both"/>
        <w:rPr>
          <w:rFonts w:ascii="Arial" w:eastAsiaTheme="minorEastAsia" w:hAnsi="Arial" w:cs="Arial"/>
          <w:b/>
          <w:bCs/>
        </w:rPr>
      </w:pPr>
      <w:r w:rsidRPr="00050613">
        <w:rPr>
          <w:rFonts w:ascii="Arial" w:eastAsiaTheme="minorEastAsia" w:hAnsi="Arial" w:cs="Arial"/>
          <w:b/>
          <w:bCs/>
        </w:rPr>
        <w:t>2.1.2 Método de Mínimos Quadrados</w:t>
      </w:r>
      <w:r>
        <w:rPr>
          <w:rFonts w:ascii="Arial" w:eastAsiaTheme="minorEastAsia" w:hAnsi="Arial" w:cs="Arial"/>
          <w:b/>
          <w:bCs/>
        </w:rPr>
        <w:t xml:space="preserve"> e propriedades dos estimadores</w:t>
      </w:r>
    </w:p>
    <w:p w14:paraId="3AF2BD0A" w14:textId="77777777" w:rsidR="008865C3" w:rsidRDefault="008865C3" w:rsidP="00BD61B6">
      <w:pPr>
        <w:spacing w:line="360" w:lineRule="auto"/>
        <w:jc w:val="both"/>
        <w:rPr>
          <w:rFonts w:ascii="Arial" w:eastAsiaTheme="minorEastAsia" w:hAnsi="Arial" w:cs="Arial"/>
          <w:b/>
          <w:bCs/>
        </w:rPr>
      </w:pPr>
    </w:p>
    <w:p w14:paraId="351E5E1C" w14:textId="00024320" w:rsidR="0019324A" w:rsidRDefault="008865C3" w:rsidP="00BD61B6">
      <w:pPr>
        <w:spacing w:line="360" w:lineRule="auto"/>
        <w:ind w:firstLine="708"/>
        <w:jc w:val="both"/>
        <w:rPr>
          <w:rFonts w:ascii="Arial" w:eastAsiaTheme="minorEastAsia" w:hAnsi="Arial" w:cs="Arial"/>
        </w:rPr>
      </w:pPr>
      <w:r>
        <w:rPr>
          <w:rFonts w:ascii="Arial" w:eastAsiaTheme="minorEastAsia" w:hAnsi="Arial" w:cs="Arial"/>
        </w:rPr>
        <w:t>Para implementa</w:t>
      </w:r>
      <w:r w:rsidR="002579B6">
        <w:rPr>
          <w:rFonts w:ascii="Arial" w:eastAsiaTheme="minorEastAsia" w:hAnsi="Arial" w:cs="Arial"/>
        </w:rPr>
        <w:t>ção do modelo linear probabilístico proposto anteriormente, é preciso realizar a estimação do coeficiente angular ou de inclinação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2579B6">
        <w:rPr>
          <w:rFonts w:ascii="Arial" w:eastAsiaTheme="minorEastAsia" w:hAnsi="Arial" w:cs="Arial"/>
        </w:rPr>
        <w:t>) e o intercepto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2579B6">
        <w:rPr>
          <w:rFonts w:ascii="Arial" w:eastAsiaTheme="minorEastAsia" w:hAnsi="Arial" w:cs="Arial"/>
        </w:rPr>
        <w:t>).</w:t>
      </w:r>
      <w:r w:rsidR="00771D05">
        <w:rPr>
          <w:rFonts w:ascii="Arial" w:eastAsiaTheme="minorEastAsia" w:hAnsi="Arial" w:cs="Arial"/>
        </w:rPr>
        <w:t xml:space="preserve"> O método dos mínimos quadrados (MQO) é um dos métodos mais utilizados para estimação os coeficientes de regressão linear univariada. Em termos gerais</w:t>
      </w:r>
      <w:ins w:id="70" w:author="Marcelo COsta" w:date="2023-04-26T09:30:00Z">
        <w:r w:rsidR="002C3387">
          <w:rPr>
            <w:rFonts w:ascii="Arial" w:eastAsiaTheme="minorEastAsia" w:hAnsi="Arial" w:cs="Arial"/>
          </w:rPr>
          <w:t>,</w:t>
        </w:r>
      </w:ins>
      <w:r w:rsidR="00771D05">
        <w:rPr>
          <w:rFonts w:ascii="Arial" w:eastAsiaTheme="minorEastAsia" w:hAnsi="Arial" w:cs="Arial"/>
        </w:rPr>
        <w:t xml:space="preserve"> o método consiste na </w:t>
      </w:r>
      <w:r w:rsidR="00771D05" w:rsidRPr="00771D05">
        <w:rPr>
          <w:rFonts w:ascii="Arial" w:eastAsiaTheme="minorEastAsia" w:hAnsi="Arial" w:cs="Arial"/>
        </w:rPr>
        <w:t>minimiza</w:t>
      </w:r>
      <w:r w:rsidR="00771D05">
        <w:rPr>
          <w:rFonts w:ascii="Arial" w:eastAsiaTheme="minorEastAsia" w:hAnsi="Arial" w:cs="Arial"/>
        </w:rPr>
        <w:t>ção</w:t>
      </w:r>
      <w:r w:rsidR="00771D05" w:rsidRPr="00771D05">
        <w:rPr>
          <w:rFonts w:ascii="Arial" w:eastAsiaTheme="minorEastAsia" w:hAnsi="Arial" w:cs="Arial"/>
        </w:rPr>
        <w:t xml:space="preserve"> </w:t>
      </w:r>
      <w:r w:rsidR="00771D05">
        <w:rPr>
          <w:rFonts w:ascii="Arial" w:eastAsiaTheme="minorEastAsia" w:hAnsi="Arial" w:cs="Arial"/>
        </w:rPr>
        <w:t>d</w:t>
      </w:r>
      <w:r w:rsidR="00771D05" w:rsidRPr="00771D05">
        <w:rPr>
          <w:rFonts w:ascii="Arial" w:eastAsiaTheme="minorEastAsia" w:hAnsi="Arial" w:cs="Arial"/>
        </w:rPr>
        <w:t>a soma dos quadrados das diferenças entre a variável dependente observada no conjunto de dados de entrada e a saída da função da variável independente</w:t>
      </w:r>
      <w:r w:rsidR="0019324A">
        <w:rPr>
          <w:rFonts w:ascii="Arial" w:eastAsiaTheme="minorEastAsia" w:hAnsi="Arial" w:cs="Arial"/>
        </w:rPr>
        <w:t>, entretanto para que o MQO entregue estimadores consistentes, Lewis-Back (2015) e Kennedy (2002) defendem que determinados pressupostos devem ser satisfeitos:</w:t>
      </w:r>
    </w:p>
    <w:p w14:paraId="4802B9F2" w14:textId="56F84614" w:rsidR="00221FD6" w:rsidRP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A esperança do termo de erro deve ser igual a zero (</w:t>
      </w:r>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ε</m:t>
            </m:r>
          </m:e>
        </m:d>
        <m:r>
          <w:rPr>
            <w:rFonts w:ascii="Cambria Math" w:eastAsiaTheme="minorEastAsia" w:hAnsi="Cambria Math" w:cs="Arial"/>
          </w:rPr>
          <m:t>=0</m:t>
        </m:r>
      </m:oMath>
      <w:r>
        <w:rPr>
          <w:rFonts w:ascii="Arial" w:eastAsiaTheme="minorEastAsia" w:hAnsi="Arial" w:cs="Arial"/>
        </w:rPr>
        <w:t xml:space="preserve">) e </w:t>
      </w:r>
      <w:ins w:id="71" w:author="Marcelo COsta" w:date="2023-04-26T09:31:00Z">
        <w:r w:rsidR="00436B37">
          <w:rPr>
            <w:rFonts w:ascii="Arial" w:eastAsiaTheme="minorEastAsia" w:hAnsi="Arial" w:cs="Arial"/>
          </w:rPr>
          <w:t xml:space="preserve">a variável aleatória </w:t>
        </w:r>
        <w:r w:rsidR="002B0BC7">
          <w:rPr>
            <w:rFonts w:ascii="Arial" w:eastAsiaTheme="minorEastAsia" w:hAnsi="Arial" w:cs="Arial"/>
          </w:rPr>
          <w:t>erro se comporte segundo uma</w:t>
        </w:r>
      </w:ins>
      <w:del w:id="72" w:author="Marcelo COsta" w:date="2023-04-26T09:31:00Z">
        <w:r w:rsidRPr="00221FD6" w:rsidDel="002B0BC7">
          <w:rPr>
            <w:rFonts w:ascii="Arial" w:eastAsiaTheme="minorEastAsia" w:hAnsi="Arial" w:cs="Arial"/>
          </w:rPr>
          <w:delText>tem</w:delText>
        </w:r>
      </w:del>
      <w:r w:rsidRPr="00221FD6">
        <w:rPr>
          <w:rFonts w:ascii="Arial" w:eastAsiaTheme="minorEastAsia" w:hAnsi="Arial" w:cs="Arial"/>
        </w:rPr>
        <w:t xml:space="preserve"> distribuição normal </w:t>
      </w:r>
      <w:r>
        <w:rPr>
          <w:rFonts w:ascii="Arial" w:eastAsiaTheme="minorEastAsia" w:hAnsi="Arial" w:cs="Arial"/>
        </w:rPr>
        <w:t xml:space="preserve">com variância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Pr>
          <w:rFonts w:ascii="Arial" w:eastAsiaTheme="minorEastAsia" w:hAnsi="Arial" w:cs="Arial"/>
        </w:rPr>
        <w:t>.</w:t>
      </w:r>
    </w:p>
    <w:p w14:paraId="6079B99B" w14:textId="3B4AF633" w:rsid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Deve haver homoscedasticidade dos termos de erro, ou seja, a variância do erro é constante para os diferentes valores da variável independente</w:t>
      </w:r>
    </w:p>
    <w:p w14:paraId="6ADF5DA6" w14:textId="356FABF9" w:rsid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As variáveis independentes não podem apresentar alta correlação entre si, ou seja, não podem apresentar a propriedade de multicolinearidade</w:t>
      </w:r>
    </w:p>
    <w:p w14:paraId="5F2556B2" w14:textId="7AA942B5" w:rsidR="00221FD6" w:rsidRDefault="00221FD6" w:rsidP="00BD61B6">
      <w:pPr>
        <w:pStyle w:val="ListParagraph"/>
        <w:numPr>
          <w:ilvl w:val="0"/>
          <w:numId w:val="6"/>
        </w:numPr>
        <w:spacing w:line="360" w:lineRule="auto"/>
        <w:jc w:val="both"/>
        <w:rPr>
          <w:rFonts w:ascii="Arial" w:eastAsiaTheme="minorEastAsia" w:hAnsi="Arial" w:cs="Arial"/>
        </w:rPr>
      </w:pPr>
      <w:r>
        <w:rPr>
          <w:rFonts w:ascii="Arial" w:eastAsiaTheme="minorEastAsia" w:hAnsi="Arial" w:cs="Arial"/>
        </w:rPr>
        <w:t xml:space="preserve">A variável independente não pode apresentar </w:t>
      </w:r>
      <w:r w:rsidR="00323572">
        <w:rPr>
          <w:rFonts w:ascii="Arial" w:eastAsiaTheme="minorEastAsia" w:hAnsi="Arial" w:cs="Arial"/>
        </w:rPr>
        <w:t>correlação com o termo de erro</w:t>
      </w:r>
    </w:p>
    <w:p w14:paraId="77A40D36" w14:textId="715671C5" w:rsidR="00323572" w:rsidRDefault="00323572" w:rsidP="00BD61B6">
      <w:pPr>
        <w:spacing w:line="360" w:lineRule="auto"/>
        <w:jc w:val="both"/>
        <w:rPr>
          <w:rFonts w:ascii="Arial" w:eastAsiaTheme="minorEastAsia" w:hAnsi="Arial" w:cs="Arial"/>
        </w:rPr>
      </w:pPr>
    </w:p>
    <w:p w14:paraId="4273DA27" w14:textId="389852A7" w:rsidR="00CA1E53" w:rsidRDefault="00323572" w:rsidP="00BD61B6">
      <w:pPr>
        <w:spacing w:line="360" w:lineRule="auto"/>
        <w:ind w:firstLine="708"/>
        <w:jc w:val="both"/>
        <w:rPr>
          <w:rFonts w:ascii="Arial" w:eastAsiaTheme="minorEastAsia" w:hAnsi="Arial" w:cs="Arial"/>
        </w:rPr>
      </w:pPr>
      <w:r>
        <w:rPr>
          <w:rFonts w:ascii="Arial" w:eastAsiaTheme="minorEastAsia" w:hAnsi="Arial" w:cs="Arial"/>
        </w:rPr>
        <w:lastRenderedPageBreak/>
        <w:t xml:space="preserve">Segundo </w:t>
      </w:r>
      <w:r w:rsidR="002A70DA">
        <w:rPr>
          <w:rFonts w:ascii="Arial" w:eastAsiaTheme="minorEastAsia" w:hAnsi="Arial" w:cs="Arial"/>
        </w:rPr>
        <w:t>Montgomery et al (2003)</w:t>
      </w:r>
      <w:r>
        <w:rPr>
          <w:rFonts w:ascii="Arial" w:eastAsiaTheme="minorEastAsia" w:hAnsi="Arial" w:cs="Arial"/>
        </w:rPr>
        <w:t>, para estimação dos coeficientes</w:t>
      </w:r>
      <w:r w:rsidR="00CA1E53">
        <w:rPr>
          <w:rFonts w:ascii="Arial" w:eastAsiaTheme="minorEastAsia" w:hAnsi="Arial" w:cs="Arial"/>
        </w:rPr>
        <w:t>, a soma dos quadrados dos desvios das observações em relação a linha de regressão dada por:</w:t>
      </w:r>
    </w:p>
    <w:p w14:paraId="284345BA" w14:textId="77777777" w:rsidR="00CA1E53" w:rsidRDefault="00CA1E53"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59E56698" w14:textId="77777777" w:rsidTr="00CA1E53">
        <w:tc>
          <w:tcPr>
            <w:tcW w:w="704" w:type="dxa"/>
          </w:tcPr>
          <w:p w14:paraId="1CABDA23" w14:textId="77777777" w:rsidR="00CA1E53" w:rsidRDefault="00CA1E53" w:rsidP="00BD61B6">
            <w:pPr>
              <w:spacing w:line="360" w:lineRule="auto"/>
              <w:jc w:val="both"/>
              <w:rPr>
                <w:rFonts w:ascii="Arial" w:hAnsi="Arial" w:cs="Arial"/>
              </w:rPr>
            </w:pPr>
          </w:p>
        </w:tc>
        <w:tc>
          <w:tcPr>
            <w:tcW w:w="6946" w:type="dxa"/>
          </w:tcPr>
          <w:p w14:paraId="07DC3CB2" w14:textId="0D0D2945" w:rsidR="00BB3007" w:rsidRPr="00BB3007" w:rsidRDefault="00CA1E53"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2711332F" w14:textId="2276A7AB" w:rsidR="00CA1E53" w:rsidRDefault="00CA1E53"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w:t>
            </w:r>
            <w:r>
              <w:rPr>
                <w:rFonts w:ascii="Arial" w:hAnsi="Arial" w:cs="Arial"/>
              </w:rPr>
              <w:fldChar w:fldCharType="end"/>
            </w:r>
            <w:r>
              <w:rPr>
                <w:rFonts w:ascii="Arial" w:hAnsi="Arial" w:cs="Arial"/>
              </w:rPr>
              <w:t>)</w:t>
            </w:r>
          </w:p>
        </w:tc>
      </w:tr>
    </w:tbl>
    <w:p w14:paraId="43E6C96C" w14:textId="46C55DCA" w:rsidR="00CA1E53" w:rsidRPr="00323572" w:rsidRDefault="00CA1E53" w:rsidP="00BD61B6">
      <w:pPr>
        <w:spacing w:line="360" w:lineRule="auto"/>
        <w:jc w:val="both"/>
        <w:rPr>
          <w:rFonts w:ascii="Arial" w:eastAsiaTheme="minorEastAsia" w:hAnsi="Arial" w:cs="Arial"/>
        </w:rPr>
      </w:pPr>
    </w:p>
    <w:p w14:paraId="431B5948" w14:textId="5A0B06A8" w:rsidR="00443D36" w:rsidRDefault="00BB3007" w:rsidP="00BD61B6">
      <w:pPr>
        <w:spacing w:line="360" w:lineRule="auto"/>
        <w:ind w:firstLine="708"/>
        <w:jc w:val="both"/>
        <w:rPr>
          <w:rFonts w:ascii="Arial" w:eastAsiaTheme="minorEastAsia" w:hAnsi="Arial" w:cs="Arial"/>
        </w:rPr>
      </w:pPr>
      <w:r>
        <w:rPr>
          <w:rFonts w:ascii="Arial" w:eastAsiaTheme="minorEastAsia" w:hAnsi="Arial" w:cs="Arial"/>
        </w:rPr>
        <w:t>Dessa forma</w:t>
      </w:r>
      <w:ins w:id="73" w:author="Marcelo COsta" w:date="2023-04-26T09:32:00Z">
        <w:r w:rsidR="00DF4438">
          <w:rPr>
            <w:rFonts w:ascii="Arial" w:eastAsiaTheme="minorEastAsia" w:hAnsi="Arial" w:cs="Arial"/>
          </w:rPr>
          <w:t>,</w:t>
        </w:r>
      </w:ins>
      <w:r>
        <w:rPr>
          <w:rFonts w:ascii="Arial" w:eastAsiaTheme="minorEastAsia" w:hAnsi="Arial" w:cs="Arial"/>
        </w:rPr>
        <w:t xml:space="preserve"> os estimadores de mínimos quadrados devem satisfazer:</w:t>
      </w:r>
    </w:p>
    <w:p w14:paraId="2C57F21D" w14:textId="77777777" w:rsidR="00BB3007" w:rsidRDefault="00BB3007" w:rsidP="00BD61B6">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B3007" w14:paraId="0ADFBD13" w14:textId="77777777" w:rsidTr="00BB3007">
        <w:tc>
          <w:tcPr>
            <w:tcW w:w="704" w:type="dxa"/>
          </w:tcPr>
          <w:p w14:paraId="7F1B103E" w14:textId="77777777" w:rsidR="00BB3007" w:rsidRDefault="00BB3007" w:rsidP="00BD61B6">
            <w:pPr>
              <w:spacing w:line="360" w:lineRule="auto"/>
              <w:jc w:val="both"/>
              <w:rPr>
                <w:rFonts w:ascii="Arial" w:hAnsi="Arial" w:cs="Arial"/>
              </w:rPr>
            </w:pPr>
          </w:p>
        </w:tc>
        <w:tc>
          <w:tcPr>
            <w:tcW w:w="6946" w:type="dxa"/>
          </w:tcPr>
          <w:p w14:paraId="4C4B26DD" w14:textId="6A9D2375" w:rsidR="00BB3007"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=0</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=0</m:t>
                </m:r>
              </m:oMath>
            </m:oMathPara>
          </w:p>
        </w:tc>
        <w:tc>
          <w:tcPr>
            <w:tcW w:w="838" w:type="dxa"/>
            <w:vAlign w:val="center"/>
          </w:tcPr>
          <w:p w14:paraId="7A1ECE5D" w14:textId="6DB5B8A2" w:rsidR="00BB3007" w:rsidRDefault="00BB3007"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4</w:t>
            </w:r>
            <w:r>
              <w:rPr>
                <w:rFonts w:ascii="Arial" w:hAnsi="Arial" w:cs="Arial"/>
              </w:rPr>
              <w:fldChar w:fldCharType="end"/>
            </w:r>
            <w:r>
              <w:rPr>
                <w:rFonts w:ascii="Arial" w:hAnsi="Arial" w:cs="Arial"/>
              </w:rPr>
              <w:t>)</w:t>
            </w:r>
          </w:p>
        </w:tc>
      </w:tr>
    </w:tbl>
    <w:p w14:paraId="031CF245" w14:textId="495FE683" w:rsidR="00BB3007" w:rsidRPr="00BB3007" w:rsidRDefault="00BB3007" w:rsidP="00BD61B6">
      <w:pPr>
        <w:spacing w:line="360" w:lineRule="auto"/>
        <w:jc w:val="both"/>
        <w:rPr>
          <w:rFonts w:ascii="Arial" w:eastAsiaTheme="minorEastAsia" w:hAnsi="Arial" w:cs="Arial"/>
          <w:i/>
          <w:iCs/>
        </w:rPr>
      </w:pPr>
    </w:p>
    <w:p w14:paraId="3FC4024E" w14:textId="1A608F6D" w:rsidR="00443D36" w:rsidRDefault="00F54E31" w:rsidP="00BD61B6">
      <w:pPr>
        <w:spacing w:line="360" w:lineRule="auto"/>
        <w:ind w:firstLine="708"/>
        <w:jc w:val="both"/>
        <w:rPr>
          <w:rFonts w:ascii="Arial" w:eastAsiaTheme="minorEastAsia" w:hAnsi="Arial" w:cs="Arial"/>
        </w:rPr>
      </w:pPr>
      <w:r>
        <w:rPr>
          <w:rFonts w:ascii="Arial" w:eastAsiaTheme="minorEastAsia" w:hAnsi="Arial" w:cs="Arial"/>
        </w:rPr>
        <w:t>Após simplificação:</w:t>
      </w:r>
    </w:p>
    <w:p w14:paraId="7F448B20" w14:textId="77777777" w:rsidR="006139BF" w:rsidRDefault="006139BF" w:rsidP="00BD61B6">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139BF" w14:paraId="43752648" w14:textId="77777777" w:rsidTr="006139BF">
        <w:tc>
          <w:tcPr>
            <w:tcW w:w="704" w:type="dxa"/>
          </w:tcPr>
          <w:p w14:paraId="4331DC22" w14:textId="77777777" w:rsidR="006139BF" w:rsidRDefault="006139BF" w:rsidP="00BD61B6">
            <w:pPr>
              <w:spacing w:line="360" w:lineRule="auto"/>
              <w:jc w:val="both"/>
              <w:rPr>
                <w:rFonts w:ascii="Arial" w:hAnsi="Arial" w:cs="Arial"/>
              </w:rPr>
            </w:pPr>
          </w:p>
        </w:tc>
        <w:tc>
          <w:tcPr>
            <w:tcW w:w="6946" w:type="dxa"/>
          </w:tcPr>
          <w:p w14:paraId="6AD6DCEA" w14:textId="78CAF460" w:rsidR="006139BF" w:rsidRPr="00323572" w:rsidRDefault="006139BF"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FE5F1AC" w14:textId="143ED2B2" w:rsidR="006139BF" w:rsidRDefault="006139B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5</w:t>
            </w:r>
            <w:r>
              <w:rPr>
                <w:rFonts w:ascii="Arial" w:hAnsi="Arial" w:cs="Arial"/>
              </w:rPr>
              <w:fldChar w:fldCharType="end"/>
            </w:r>
            <w:r>
              <w:rPr>
                <w:rFonts w:ascii="Arial" w:hAnsi="Arial" w:cs="Arial"/>
              </w:rPr>
              <w:t>)</w:t>
            </w:r>
          </w:p>
        </w:tc>
      </w:tr>
    </w:tbl>
    <w:p w14:paraId="4E051D7E" w14:textId="566386A9" w:rsidR="006139BF" w:rsidRPr="006139BF" w:rsidRDefault="006139BF" w:rsidP="00BD61B6">
      <w:pPr>
        <w:spacing w:line="360" w:lineRule="auto"/>
        <w:ind w:firstLine="708"/>
        <w:jc w:val="both"/>
        <w:rPr>
          <w:rFonts w:ascii="Arial" w:eastAsiaTheme="minorEastAsia" w:hAnsi="Arial" w:cs="Arial"/>
        </w:rPr>
      </w:pPr>
    </w:p>
    <w:p w14:paraId="098F1C22" w14:textId="00B3C4D4" w:rsidR="004024B6" w:rsidRDefault="00D5428B" w:rsidP="00BD61B6">
      <w:pPr>
        <w:spacing w:line="360" w:lineRule="auto"/>
        <w:jc w:val="both"/>
        <w:rPr>
          <w:rFonts w:ascii="Arial" w:eastAsiaTheme="minorEastAsia" w:hAnsi="Arial" w:cs="Arial"/>
        </w:rPr>
      </w:pPr>
      <w:r>
        <w:rPr>
          <w:rFonts w:ascii="Arial" w:eastAsiaTheme="minorEastAsia" w:hAnsi="Arial" w:cs="Arial"/>
        </w:rPr>
        <w:tab/>
        <w:t xml:space="preserve">Finalmente, as estimativas </w:t>
      </w:r>
      <w:r w:rsidR="00956925">
        <w:rPr>
          <w:rFonts w:ascii="Arial" w:eastAsiaTheme="minorEastAsia" w:hAnsi="Arial" w:cs="Arial"/>
        </w:rPr>
        <w:t>dos coeficientes podem ser descritas como:</w:t>
      </w:r>
    </w:p>
    <w:p w14:paraId="15ADE6EA" w14:textId="77777777" w:rsidR="00956925" w:rsidRDefault="00956925"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D4388" w14:paraId="1C8D62E6" w14:textId="77777777" w:rsidTr="006F6181">
        <w:tc>
          <w:tcPr>
            <w:tcW w:w="704" w:type="dxa"/>
          </w:tcPr>
          <w:p w14:paraId="005C2FF7" w14:textId="77777777" w:rsidR="00FD4388" w:rsidRDefault="00FD4388" w:rsidP="00BD61B6">
            <w:pPr>
              <w:spacing w:line="360" w:lineRule="auto"/>
              <w:jc w:val="both"/>
              <w:rPr>
                <w:rFonts w:ascii="Arial" w:hAnsi="Arial" w:cs="Arial"/>
              </w:rPr>
            </w:pPr>
          </w:p>
        </w:tc>
        <w:tc>
          <w:tcPr>
            <w:tcW w:w="6946" w:type="dxa"/>
          </w:tcPr>
          <w:p w14:paraId="6BA8BE97" w14:textId="6BA65057" w:rsidR="00FD4388"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e>
                        </m:d>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e>
                        </m:d>
                      </m:num>
                      <m:den>
                        <m:r>
                          <w:rPr>
                            <w:rFonts w:ascii="Cambria Math" w:eastAsiaTheme="minorEastAsia" w:hAnsi="Cambria Math" w:cs="Arial"/>
                            <w:sz w:val="28"/>
                            <w:szCs w:val="28"/>
                          </w:rPr>
                          <m:t>n</m:t>
                        </m:r>
                      </m:den>
                    </m:f>
                  </m:num>
                  <m:den>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e>
                            </m:nary>
                          </m:e>
                          <m:sup>
                            <m:r>
                              <w:rPr>
                                <w:rFonts w:ascii="Cambria Math" w:eastAsiaTheme="minorEastAsia" w:hAnsi="Cambria Math" w:cs="Arial"/>
                                <w:sz w:val="28"/>
                                <w:szCs w:val="28"/>
                              </w:rPr>
                              <m:t>2</m:t>
                            </m:r>
                          </m:sup>
                        </m:sSup>
                      </m:num>
                      <m:den>
                        <m:r>
                          <w:rPr>
                            <w:rFonts w:ascii="Cambria Math" w:eastAsiaTheme="minorEastAsia" w:hAnsi="Cambria Math" w:cs="Arial"/>
                            <w:sz w:val="28"/>
                            <w:szCs w:val="28"/>
                          </w:rPr>
                          <m:t>n</m:t>
                        </m:r>
                      </m:den>
                    </m:f>
                  </m:den>
                </m:f>
                <m:r>
                  <w:rPr>
                    <w:rFonts w:ascii="Cambria Math" w:eastAsiaTheme="minorEastAsia" w:hAnsi="Cambria Math" w:cs="Arial"/>
                    <w:sz w:val="28"/>
                    <w:szCs w:val="28"/>
                  </w:rPr>
                  <m:t xml:space="preserve"> </m:t>
                </m:r>
                <m:r>
                  <m:rPr>
                    <m:sty m:val="p"/>
                  </m:rPr>
                  <w:rPr>
                    <w:rFonts w:ascii="Cambria Math" w:eastAsiaTheme="minorEastAsia" w:hAnsi="Cambria Math" w:cs="Arial"/>
                    <w:sz w:val="28"/>
                    <w:szCs w:val="28"/>
                  </w:rPr>
                  <w:br/>
                </m:r>
              </m:oMath>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3A498F9" w14:textId="46DFE306" w:rsidR="00FD4388" w:rsidRDefault="00FD4388"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6</w:t>
            </w:r>
            <w:r>
              <w:rPr>
                <w:rFonts w:ascii="Arial" w:hAnsi="Arial" w:cs="Arial"/>
              </w:rPr>
              <w:fldChar w:fldCharType="end"/>
            </w:r>
            <w:r>
              <w:rPr>
                <w:rFonts w:ascii="Arial" w:hAnsi="Arial" w:cs="Arial"/>
              </w:rPr>
              <w:t>)</w:t>
            </w:r>
          </w:p>
        </w:tc>
      </w:tr>
    </w:tbl>
    <w:p w14:paraId="13E69D60" w14:textId="5EFBE3BA" w:rsidR="004024B6" w:rsidRDefault="004024B6" w:rsidP="00BD61B6">
      <w:pPr>
        <w:spacing w:line="360" w:lineRule="auto"/>
        <w:jc w:val="both"/>
        <w:rPr>
          <w:rFonts w:ascii="Arial" w:eastAsiaTheme="minorEastAsia" w:hAnsi="Arial" w:cs="Arial"/>
        </w:rPr>
      </w:pPr>
    </w:p>
    <w:p w14:paraId="0234A313" w14:textId="46ED7B64" w:rsidR="004024B6" w:rsidRDefault="00A13211" w:rsidP="00BD61B6">
      <w:pPr>
        <w:spacing w:line="360" w:lineRule="auto"/>
        <w:jc w:val="both"/>
        <w:rPr>
          <w:rFonts w:ascii="Arial" w:eastAsiaTheme="minorEastAsia" w:hAnsi="Arial" w:cs="Arial"/>
        </w:rPr>
      </w:pPr>
      <w:r>
        <w:rPr>
          <w:rFonts w:ascii="Arial" w:eastAsiaTheme="minorEastAsia" w:hAnsi="Arial" w:cs="Arial"/>
        </w:rPr>
        <w:tab/>
        <w:t xml:space="preserve">A equação da reta </w:t>
      </w:r>
      <w:r w:rsidR="000B03C8">
        <w:rPr>
          <w:rFonts w:ascii="Arial" w:eastAsiaTheme="minorEastAsia" w:hAnsi="Arial" w:cs="Arial"/>
        </w:rPr>
        <w:t xml:space="preserve">ajustada </w:t>
      </w:r>
      <w:r>
        <w:rPr>
          <w:rFonts w:ascii="Arial" w:eastAsiaTheme="minorEastAsia" w:hAnsi="Arial" w:cs="Arial"/>
        </w:rPr>
        <w:t>para o MQO:</w:t>
      </w:r>
    </w:p>
    <w:p w14:paraId="21779084" w14:textId="77777777" w:rsidR="00A13211" w:rsidRDefault="00A13211"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13211" w14:paraId="591AA840" w14:textId="77777777" w:rsidTr="00737953">
        <w:tc>
          <w:tcPr>
            <w:tcW w:w="704" w:type="dxa"/>
          </w:tcPr>
          <w:p w14:paraId="68E4381D" w14:textId="77777777" w:rsidR="00A13211" w:rsidRDefault="00A13211" w:rsidP="00BD61B6">
            <w:pPr>
              <w:spacing w:line="360" w:lineRule="auto"/>
              <w:jc w:val="both"/>
              <w:rPr>
                <w:rFonts w:ascii="Arial" w:hAnsi="Arial" w:cs="Arial"/>
              </w:rPr>
            </w:pPr>
          </w:p>
        </w:tc>
        <w:tc>
          <w:tcPr>
            <w:tcW w:w="6946" w:type="dxa"/>
          </w:tcPr>
          <w:p w14:paraId="1649AB45" w14:textId="6D90D94E" w:rsidR="00A13211"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oMath>
            </m:oMathPara>
          </w:p>
        </w:tc>
        <w:tc>
          <w:tcPr>
            <w:tcW w:w="838" w:type="dxa"/>
            <w:vAlign w:val="center"/>
          </w:tcPr>
          <w:p w14:paraId="233C3DC6" w14:textId="4696505E" w:rsidR="00A13211" w:rsidRDefault="00A13211"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7</w:t>
            </w:r>
            <w:r>
              <w:rPr>
                <w:rFonts w:ascii="Arial" w:hAnsi="Arial" w:cs="Arial"/>
              </w:rPr>
              <w:fldChar w:fldCharType="end"/>
            </w:r>
            <w:r>
              <w:rPr>
                <w:rFonts w:ascii="Arial" w:hAnsi="Arial" w:cs="Arial"/>
              </w:rPr>
              <w:t>)</w:t>
            </w:r>
          </w:p>
        </w:tc>
      </w:tr>
    </w:tbl>
    <w:p w14:paraId="460B393C" w14:textId="3ECD668E" w:rsidR="00A13211" w:rsidRPr="000F0195" w:rsidRDefault="00A13211" w:rsidP="00BD61B6">
      <w:pPr>
        <w:spacing w:line="360" w:lineRule="auto"/>
        <w:jc w:val="both"/>
        <w:rPr>
          <w:rFonts w:ascii="Arial" w:eastAsiaTheme="minorEastAsia" w:hAnsi="Arial" w:cs="Arial"/>
        </w:rPr>
      </w:pPr>
    </w:p>
    <w:p w14:paraId="2EF0BC09" w14:textId="64AC89C6" w:rsidR="00673E14" w:rsidRDefault="00673E14" w:rsidP="00BD61B6">
      <w:pPr>
        <w:spacing w:line="360" w:lineRule="auto"/>
        <w:jc w:val="both"/>
        <w:rPr>
          <w:rFonts w:ascii="Arial" w:eastAsiaTheme="minorEastAsia" w:hAnsi="Arial" w:cs="Arial"/>
        </w:rPr>
      </w:pPr>
      <w:r>
        <w:rPr>
          <w:rFonts w:ascii="Arial" w:eastAsiaTheme="minorEastAsia" w:hAnsi="Arial" w:cs="Arial"/>
        </w:rPr>
        <w:tab/>
      </w:r>
    </w:p>
    <w:p w14:paraId="65B8B107" w14:textId="194DFE0F" w:rsidR="00374E7F" w:rsidRPr="00374E7F" w:rsidRDefault="006B5BC1" w:rsidP="00BD61B6">
      <w:pPr>
        <w:spacing w:line="360" w:lineRule="auto"/>
        <w:jc w:val="both"/>
        <w:rPr>
          <w:rFonts w:ascii="Arial" w:hAnsi="Arial" w:cs="Arial"/>
          <w:b/>
          <w:bCs/>
        </w:rPr>
      </w:pPr>
      <w:r>
        <w:rPr>
          <w:rFonts w:ascii="Arial" w:hAnsi="Arial" w:cs="Arial"/>
          <w:b/>
          <w:bCs/>
        </w:rPr>
        <w:t xml:space="preserve">2.1.3 </w:t>
      </w:r>
      <w:r w:rsidR="00374E7F" w:rsidRPr="00374E7F">
        <w:rPr>
          <w:rFonts w:ascii="Arial" w:hAnsi="Arial" w:cs="Arial"/>
          <w:b/>
          <w:bCs/>
        </w:rPr>
        <w:t>Regressão Linear Múltipla</w:t>
      </w:r>
    </w:p>
    <w:p w14:paraId="4B125933" w14:textId="77777777" w:rsidR="00374E7F" w:rsidRDefault="00374E7F" w:rsidP="00BD61B6">
      <w:pPr>
        <w:spacing w:line="360" w:lineRule="auto"/>
        <w:rPr>
          <w:rFonts w:ascii="Arial" w:hAnsi="Arial" w:cs="Arial"/>
        </w:rPr>
      </w:pPr>
    </w:p>
    <w:p w14:paraId="5FBC9610" w14:textId="56797873" w:rsidR="00374E7F" w:rsidRDefault="006B5BC1" w:rsidP="00BD61B6">
      <w:pPr>
        <w:spacing w:line="360" w:lineRule="auto"/>
        <w:jc w:val="both"/>
        <w:rPr>
          <w:rFonts w:ascii="Arial" w:eastAsiaTheme="minorEastAsia" w:hAnsi="Arial" w:cs="Arial"/>
        </w:rPr>
      </w:pPr>
      <w:r>
        <w:rPr>
          <w:rFonts w:ascii="Arial" w:hAnsi="Arial" w:cs="Arial"/>
        </w:rPr>
        <w:tab/>
        <w:t>Se na regressão linear univariada tínhamos apenas uma única variável independente</w:t>
      </w:r>
      <w:r w:rsidR="00EF38BF">
        <w:rPr>
          <w:rFonts w:ascii="Arial" w:hAnsi="Arial" w:cs="Arial"/>
        </w:rPr>
        <w:t xml:space="preserve"> para a modelagem, nesse caso o modelo poderá ter </w:t>
      </w:r>
      <m:oMath>
        <m:r>
          <w:rPr>
            <w:rFonts w:ascii="Cambria Math" w:hAnsi="Cambria Math" w:cs="Arial"/>
          </w:rPr>
          <m:t>n</m:t>
        </m:r>
      </m:oMath>
      <w:r w:rsidR="009459C9">
        <w:rPr>
          <w:rFonts w:ascii="Arial" w:eastAsiaTheme="minorEastAsia" w:hAnsi="Arial" w:cs="Arial"/>
        </w:rPr>
        <w:t xml:space="preserve"> termos que se relacionam com a variável dependente.</w:t>
      </w:r>
      <w:r w:rsidR="00C641AB">
        <w:rPr>
          <w:rFonts w:ascii="Arial" w:eastAsiaTheme="minorEastAsia" w:hAnsi="Arial" w:cs="Arial"/>
        </w:rPr>
        <w:t xml:space="preserve"> </w:t>
      </w:r>
      <w:r w:rsidR="00CB3668">
        <w:rPr>
          <w:rFonts w:ascii="Arial" w:eastAsiaTheme="minorEastAsia" w:hAnsi="Arial" w:cs="Arial"/>
        </w:rPr>
        <w:t>Miloni et al (1995) dissertam que ta</w:t>
      </w:r>
      <w:r w:rsidR="00C641AB">
        <w:rPr>
          <w:rFonts w:ascii="Arial" w:eastAsiaTheme="minorEastAsia" w:hAnsi="Arial" w:cs="Arial"/>
        </w:rPr>
        <w:t xml:space="preserve">l método é indicado para realizar investigações em casos </w:t>
      </w:r>
      <w:r w:rsidR="00CB3668">
        <w:rPr>
          <w:rFonts w:ascii="Arial" w:eastAsiaTheme="minorEastAsia" w:hAnsi="Arial" w:cs="Arial"/>
        </w:rPr>
        <w:t>em que</w:t>
      </w:r>
      <w:r w:rsidR="00DB5BE8">
        <w:rPr>
          <w:rFonts w:ascii="Arial" w:eastAsiaTheme="minorEastAsia" w:hAnsi="Arial" w:cs="Arial"/>
        </w:rPr>
        <w:t xml:space="preserve"> várias variáveis afetam simultaneamente a </w:t>
      </w:r>
      <w:r w:rsidR="006674A9">
        <w:rPr>
          <w:rFonts w:ascii="Arial" w:eastAsiaTheme="minorEastAsia" w:hAnsi="Arial" w:cs="Arial"/>
        </w:rPr>
        <w:t>variável de interesse, podendo ser uma ferramenta poderosa.</w:t>
      </w:r>
    </w:p>
    <w:p w14:paraId="4401F5FA" w14:textId="0E307ADA" w:rsidR="005B2580" w:rsidRDefault="00B374AB" w:rsidP="00BD61B6">
      <w:pPr>
        <w:spacing w:line="360" w:lineRule="auto"/>
        <w:jc w:val="both"/>
        <w:rPr>
          <w:rFonts w:ascii="Arial" w:eastAsiaTheme="minorEastAsia" w:hAnsi="Arial" w:cs="Arial"/>
        </w:rPr>
      </w:pPr>
      <w:r>
        <w:rPr>
          <w:rFonts w:ascii="Arial" w:eastAsiaTheme="minorEastAsia" w:hAnsi="Arial" w:cs="Arial"/>
        </w:rPr>
        <w:tab/>
        <w:t>Para representar a o modelo de regressão linear múltipla, podemos utilizar a seguinte equação</w:t>
      </w:r>
      <w:r w:rsidR="00B21F13">
        <w:rPr>
          <w:rFonts w:ascii="Arial" w:eastAsiaTheme="minorEastAsia" w:hAnsi="Arial" w:cs="Arial"/>
        </w:rPr>
        <w:t xml:space="preserve">, </w:t>
      </w:r>
      <w:r w:rsidR="00B21F13">
        <w:rPr>
          <w:rFonts w:ascii="Arial" w:hAnsi="Arial" w:cs="Arial"/>
        </w:rPr>
        <w:t xml:space="preserve">onde </w:t>
      </w:r>
      <m:oMath>
        <m:r>
          <w:rPr>
            <w:rFonts w:ascii="Cambria Math" w:hAnsi="Cambria Math" w:cs="Arial"/>
          </w:rPr>
          <m:t>k</m:t>
        </m:r>
      </m:oMath>
      <w:r w:rsidR="00B21F13">
        <w:rPr>
          <w:rFonts w:ascii="Arial" w:eastAsiaTheme="minorEastAsia" w:hAnsi="Arial" w:cs="Arial"/>
        </w:rPr>
        <w:t xml:space="preserve"> representa a quantidade de</w:t>
      </w:r>
      <w:r w:rsidR="00273FC2">
        <w:rPr>
          <w:rFonts w:ascii="Arial" w:eastAsiaTheme="minorEastAsia" w:hAnsi="Arial" w:cs="Arial"/>
        </w:rPr>
        <w:t xml:space="preserve"> </w:t>
      </w:r>
      <m:oMath>
        <m:r>
          <w:rPr>
            <w:rFonts w:ascii="Cambria Math" w:eastAsiaTheme="minorEastAsia" w:hAnsi="Cambria Math" w:cs="Arial"/>
          </w:rPr>
          <m:t>m</m:t>
        </m:r>
      </m:oMath>
      <w:r w:rsidR="00B21F13">
        <w:rPr>
          <w:rFonts w:ascii="Arial" w:eastAsiaTheme="minorEastAsia" w:hAnsi="Arial" w:cs="Arial"/>
        </w:rPr>
        <w:t xml:space="preserve"> variáveis independentes</w:t>
      </w:r>
      <w:r w:rsidR="00E1583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C6C71">
        <w:rPr>
          <w:rFonts w:ascii="Arial" w:eastAsiaTheme="minorEastAsia" w:hAnsi="Arial" w:cs="Arial"/>
        </w:rPr>
        <w:t xml:space="preserve"> representa o intercepto da equação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sidR="006C6C71">
        <w:rPr>
          <w:rFonts w:ascii="Arial" w:eastAsiaTheme="minorEastAsia" w:hAnsi="Arial" w:cs="Arial"/>
        </w:rPr>
        <w:t xml:space="preserve"> </w:t>
      </w:r>
      <w:r w:rsidR="00873245">
        <w:rPr>
          <w:rFonts w:ascii="Arial" w:eastAsiaTheme="minorEastAsia" w:hAnsi="Arial" w:cs="Arial"/>
        </w:rPr>
        <w:t>o efeito da variável independente.</w:t>
      </w:r>
    </w:p>
    <w:p w14:paraId="25DBAF11" w14:textId="77777777" w:rsidR="006C6C71" w:rsidRDefault="006C6C71"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5B2580" w14:paraId="7B3AD5EB" w14:textId="77777777" w:rsidTr="002A22F4">
        <w:tc>
          <w:tcPr>
            <w:tcW w:w="704" w:type="dxa"/>
          </w:tcPr>
          <w:p w14:paraId="63DCE1B1" w14:textId="77777777" w:rsidR="005B2580" w:rsidRDefault="005B2580" w:rsidP="00BD61B6">
            <w:pPr>
              <w:spacing w:line="360" w:lineRule="auto"/>
              <w:jc w:val="both"/>
              <w:rPr>
                <w:rFonts w:ascii="Arial" w:hAnsi="Arial" w:cs="Arial"/>
              </w:rPr>
            </w:pPr>
          </w:p>
        </w:tc>
        <w:tc>
          <w:tcPr>
            <w:tcW w:w="6946" w:type="dxa"/>
          </w:tcPr>
          <w:p w14:paraId="2BCB1D4B" w14:textId="3AE9D57B" w:rsidR="002A22F4" w:rsidRPr="002A22F4"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i</m:t>
                    </m:r>
                  </m:sub>
                </m:sSub>
              </m:oMath>
            </m:oMathPara>
          </w:p>
        </w:tc>
        <w:tc>
          <w:tcPr>
            <w:tcW w:w="838" w:type="dxa"/>
            <w:vAlign w:val="center"/>
          </w:tcPr>
          <w:p w14:paraId="2A2F7F7E" w14:textId="09C0D09E" w:rsidR="005B2580" w:rsidRDefault="005B2580"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8</w:t>
            </w:r>
            <w:r>
              <w:rPr>
                <w:rFonts w:ascii="Arial" w:hAnsi="Arial" w:cs="Arial"/>
              </w:rPr>
              <w:fldChar w:fldCharType="end"/>
            </w:r>
            <w:r>
              <w:rPr>
                <w:rFonts w:ascii="Arial" w:hAnsi="Arial" w:cs="Arial"/>
              </w:rPr>
              <w:t>)</w:t>
            </w:r>
          </w:p>
        </w:tc>
      </w:tr>
    </w:tbl>
    <w:p w14:paraId="16B1D254" w14:textId="767E3C51" w:rsidR="005B2580" w:rsidRDefault="005B2580" w:rsidP="00BD61B6">
      <w:pPr>
        <w:spacing w:line="360" w:lineRule="auto"/>
        <w:jc w:val="both"/>
        <w:rPr>
          <w:rFonts w:ascii="Arial" w:hAnsi="Arial" w:cs="Arial"/>
        </w:rPr>
      </w:pPr>
    </w:p>
    <w:p w14:paraId="6ABEBD4D" w14:textId="28A41624" w:rsidR="004E1465" w:rsidRDefault="00FB0ED8" w:rsidP="00BD61B6">
      <w:pPr>
        <w:spacing w:line="360" w:lineRule="auto"/>
        <w:jc w:val="both"/>
        <w:rPr>
          <w:rFonts w:ascii="Arial" w:hAnsi="Arial" w:cs="Arial"/>
        </w:rPr>
      </w:pPr>
      <w:r>
        <w:rPr>
          <w:rFonts w:ascii="Arial" w:hAnsi="Arial" w:cs="Arial"/>
        </w:rPr>
        <w:tab/>
        <w:t>Para estimação dos</w:t>
      </w:r>
      <w:r w:rsidR="00873245">
        <w:rPr>
          <w:rFonts w:ascii="Arial" w:hAnsi="Arial" w:cs="Arial"/>
        </w:rPr>
        <w:t xml:space="preserve"> coeficientes da regressão no modelo multivariado é poss</w:t>
      </w:r>
      <w:r w:rsidR="004E1465">
        <w:rPr>
          <w:rFonts w:ascii="Arial" w:hAnsi="Arial" w:cs="Arial"/>
        </w:rPr>
        <w:t xml:space="preserve">ível utilizar o MQO </w:t>
      </w:r>
      <w:r w:rsidR="004012C1">
        <w:rPr>
          <w:rFonts w:ascii="Arial" w:hAnsi="Arial" w:cs="Arial"/>
        </w:rPr>
        <w:t>ajustado conforme</w:t>
      </w:r>
      <w:r w:rsidR="004E1465">
        <w:rPr>
          <w:rFonts w:ascii="Arial" w:hAnsi="Arial" w:cs="Arial"/>
        </w:rPr>
        <w:t xml:space="preserve"> descreve </w:t>
      </w:r>
      <w:r w:rsidR="002A70DA">
        <w:rPr>
          <w:rFonts w:ascii="Arial" w:hAnsi="Arial" w:cs="Arial"/>
        </w:rPr>
        <w:t>Montgomery et al (2003)</w:t>
      </w:r>
      <w:r w:rsidR="004E1465">
        <w:rPr>
          <w:rFonts w:ascii="Arial" w:hAnsi="Arial" w:cs="Arial"/>
        </w:rPr>
        <w:t>:</w:t>
      </w:r>
    </w:p>
    <w:p w14:paraId="3A32A920" w14:textId="77777777" w:rsidR="004E1465" w:rsidRDefault="004E1465"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E1465" w14:paraId="30338977" w14:textId="77777777" w:rsidTr="006778A5">
        <w:tc>
          <w:tcPr>
            <w:tcW w:w="704" w:type="dxa"/>
          </w:tcPr>
          <w:p w14:paraId="685BCD3F" w14:textId="77777777" w:rsidR="004E1465" w:rsidRDefault="004E1465" w:rsidP="00BD61B6">
            <w:pPr>
              <w:spacing w:line="360" w:lineRule="auto"/>
              <w:jc w:val="both"/>
              <w:rPr>
                <w:rFonts w:ascii="Arial" w:hAnsi="Arial" w:cs="Arial"/>
              </w:rPr>
            </w:pPr>
          </w:p>
        </w:tc>
        <w:tc>
          <w:tcPr>
            <w:tcW w:w="6946" w:type="dxa"/>
          </w:tcPr>
          <w:p w14:paraId="24DDE90B" w14:textId="276D6808" w:rsidR="004E1465" w:rsidRPr="00323572" w:rsidRDefault="004E1465"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704207D6" w14:textId="11D1B972" w:rsidR="004E1465" w:rsidRDefault="004E1465"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9</w:t>
            </w:r>
            <w:r>
              <w:rPr>
                <w:rFonts w:ascii="Arial" w:hAnsi="Arial" w:cs="Arial"/>
              </w:rPr>
              <w:fldChar w:fldCharType="end"/>
            </w:r>
            <w:r>
              <w:rPr>
                <w:rFonts w:ascii="Arial" w:hAnsi="Arial" w:cs="Arial"/>
              </w:rPr>
              <w:t>)</w:t>
            </w:r>
          </w:p>
        </w:tc>
      </w:tr>
    </w:tbl>
    <w:p w14:paraId="6A350CB1" w14:textId="2B8A012C" w:rsidR="007A0845" w:rsidRDefault="00FB0ED8" w:rsidP="00BD61B6">
      <w:pPr>
        <w:spacing w:line="360" w:lineRule="auto"/>
        <w:jc w:val="both"/>
        <w:rPr>
          <w:rFonts w:ascii="Arial" w:hAnsi="Arial" w:cs="Arial"/>
        </w:rPr>
      </w:pPr>
      <w:r>
        <w:rPr>
          <w:rFonts w:ascii="Arial" w:hAnsi="Arial" w:cs="Arial"/>
        </w:rPr>
        <w:t xml:space="preserve"> </w:t>
      </w:r>
      <w:r w:rsidR="002A22F4">
        <w:rPr>
          <w:rFonts w:ascii="Arial" w:hAnsi="Arial" w:cs="Arial"/>
        </w:rPr>
        <w:tab/>
      </w:r>
    </w:p>
    <w:p w14:paraId="1DF7566D" w14:textId="07B0020F" w:rsidR="004012C1" w:rsidRDefault="004012C1" w:rsidP="00BD61B6">
      <w:pPr>
        <w:spacing w:line="360" w:lineRule="auto"/>
        <w:jc w:val="both"/>
        <w:rPr>
          <w:rFonts w:ascii="Arial" w:eastAsiaTheme="minorEastAsia" w:hAnsi="Arial" w:cs="Arial"/>
        </w:rPr>
      </w:pPr>
      <w:r>
        <w:rPr>
          <w:rFonts w:ascii="Arial" w:hAnsi="Arial" w:cs="Arial"/>
        </w:rPr>
        <w:tab/>
        <w:t xml:space="preserve">Minimizando </w:t>
      </w:r>
      <m:oMath>
        <m:r>
          <w:rPr>
            <w:rFonts w:ascii="Cambria Math" w:hAnsi="Cambria Math" w:cs="Arial"/>
          </w:rPr>
          <m:t>L</m:t>
        </m:r>
      </m:oMath>
      <w:r>
        <w:rPr>
          <w:rFonts w:ascii="Arial" w:eastAsiaTheme="minorEastAsia" w:hAnsi="Arial" w:cs="Arial"/>
        </w:rPr>
        <w:t xml:space="preserve"> com relação </w:t>
      </w:r>
      <w:r w:rsidR="00C451DF">
        <w:rPr>
          <w:rFonts w:ascii="Arial" w:eastAsiaTheme="minorEastAsia" w:hAnsi="Arial" w:cs="Arial"/>
        </w:rPr>
        <w:t xml:space="preserve">aos coeficientes, as estimativas </w:t>
      </w:r>
      <w:r w:rsidR="00F26CD9">
        <w:rPr>
          <w:rFonts w:ascii="Arial" w:eastAsiaTheme="minorEastAsia" w:hAnsi="Arial" w:cs="Arial"/>
        </w:rPr>
        <w:t>têm</w:t>
      </w:r>
      <w:r w:rsidR="00C451DF">
        <w:rPr>
          <w:rFonts w:ascii="Arial" w:eastAsiaTheme="minorEastAsia" w:hAnsi="Arial" w:cs="Arial"/>
        </w:rPr>
        <w:t xml:space="preserve"> que satisfazer:</w:t>
      </w:r>
    </w:p>
    <w:p w14:paraId="403BDE62" w14:textId="77777777" w:rsidR="00A57353" w:rsidRDefault="00A57353" w:rsidP="00BD61B6">
      <w:pPr>
        <w:spacing w:line="360" w:lineRule="auto"/>
        <w:jc w:val="both"/>
        <w:rPr>
          <w:rFonts w:ascii="Arial" w:eastAsiaTheme="minorEastAsia" w:hAnsi="Arial" w:cs="Arial"/>
        </w:rPr>
      </w:pPr>
    </w:p>
    <w:p w14:paraId="1DF0AD8C" w14:textId="77777777" w:rsidR="00C451DF" w:rsidRDefault="00C451DF"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451DF" w14:paraId="6BF8CC8C" w14:textId="77777777" w:rsidTr="006778A5">
        <w:tc>
          <w:tcPr>
            <w:tcW w:w="704" w:type="dxa"/>
          </w:tcPr>
          <w:p w14:paraId="14A1AA00" w14:textId="77777777" w:rsidR="00C451DF" w:rsidRDefault="00C451DF" w:rsidP="00BD61B6">
            <w:pPr>
              <w:spacing w:line="360" w:lineRule="auto"/>
              <w:jc w:val="both"/>
              <w:rPr>
                <w:rFonts w:ascii="Arial" w:hAnsi="Arial" w:cs="Arial"/>
              </w:rPr>
            </w:pPr>
          </w:p>
        </w:tc>
        <w:tc>
          <w:tcPr>
            <w:tcW w:w="6946" w:type="dxa"/>
          </w:tcPr>
          <w:p w14:paraId="190370C2" w14:textId="3F7BCD5D" w:rsidR="00C451DF"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k=1</m:t>
                            </m:r>
                          </m:sub>
                          <m:sup>
                            <m:r>
                              <w:rPr>
                                <w:rFonts w:ascii="Cambria Math" w:eastAsiaTheme="minorEastAsia" w:hAnsi="Cambria Math" w:cs="Arial"/>
                                <w:sz w:val="28"/>
                                <w:szCs w:val="28"/>
                              </w:rPr>
                              <m:t>m</m:t>
                            </m:r>
                          </m:sup>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0</m:t>
                </m:r>
                <m:r>
                  <m:rPr>
                    <m:sty m:val="p"/>
                  </m:rPr>
                  <w:rPr>
                    <w:rFonts w:ascii="Cambria Math" w:eastAsiaTheme="minorEastAsia" w:hAnsi="Cambria Math" w:cs="Arial"/>
                    <w:sz w:val="28"/>
                    <w:szCs w:val="28"/>
                  </w:rPr>
                  <w:br/>
                </m:r>
              </m:oMath>
              <m:oMath>
                <m:r>
                  <w:rPr>
                    <w:rFonts w:ascii="Cambria Math" w:eastAsiaTheme="minorEastAsia" w:hAnsi="Cambria Math" w:cs="Arial"/>
                  </w:rPr>
                  <m:t xml:space="preserve"> </m:t>
                </m:r>
                <m:r>
                  <m:rPr>
                    <m:sty m:val="p"/>
                  </m:rPr>
                  <w:rPr>
                    <w:rFonts w:ascii="Cambria Math" w:eastAsiaTheme="minorEastAsia" w:hAnsi="Cambria Math" w:cs="Arial"/>
                  </w:rPr>
                  <w:br/>
                </m:r>
              </m:oMath>
              <m:oMath>
                <m:r>
                  <w:rPr>
                    <w:rStyle w:val="Emphasis"/>
                    <w:rFonts w:ascii="Cambria Math" w:hAnsi="Cambria Math"/>
                  </w:rPr>
                  <m:t>∀</m:t>
                </m:r>
                <m:r>
                  <m:rPr>
                    <m:sty m:val="p"/>
                  </m:rPr>
                  <w:rPr>
                    <w:rStyle w:val="Emphasis"/>
                    <w:rFonts w:ascii="Cambria Math" w:hAnsi="Cambria Math"/>
                  </w:rPr>
                  <m:t xml:space="preserve"> </m:t>
                </m:r>
                <m:r>
                  <w:rPr>
                    <w:rFonts w:ascii="Cambria Math" w:eastAsiaTheme="minorEastAsia" w:hAnsi="Cambria Math" w:cs="Arial"/>
                  </w:rPr>
                  <m:t>k=1…m</m:t>
                </m:r>
              </m:oMath>
            </m:oMathPara>
          </w:p>
        </w:tc>
        <w:tc>
          <w:tcPr>
            <w:tcW w:w="838" w:type="dxa"/>
            <w:vAlign w:val="center"/>
          </w:tcPr>
          <w:p w14:paraId="34098324" w14:textId="3951F820" w:rsidR="00C451DF" w:rsidRDefault="00C451D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10</w:t>
            </w:r>
            <w:r>
              <w:rPr>
                <w:rFonts w:ascii="Arial" w:hAnsi="Arial" w:cs="Arial"/>
              </w:rPr>
              <w:fldChar w:fldCharType="end"/>
            </w:r>
            <w:r>
              <w:rPr>
                <w:rFonts w:ascii="Arial" w:hAnsi="Arial" w:cs="Arial"/>
              </w:rPr>
              <w:t>)</w:t>
            </w:r>
          </w:p>
        </w:tc>
      </w:tr>
    </w:tbl>
    <w:p w14:paraId="3C8ED608" w14:textId="0FCF093A" w:rsidR="00C451DF" w:rsidRDefault="00C451DF" w:rsidP="00BD61B6">
      <w:pPr>
        <w:spacing w:line="360" w:lineRule="auto"/>
        <w:jc w:val="both"/>
        <w:rPr>
          <w:rFonts w:ascii="Arial" w:hAnsi="Arial" w:cs="Arial"/>
        </w:rPr>
      </w:pPr>
    </w:p>
    <w:p w14:paraId="0608ACB6" w14:textId="77777777" w:rsidR="001B2682" w:rsidRDefault="00F26CD9" w:rsidP="00BD61B6">
      <w:pPr>
        <w:spacing w:line="360" w:lineRule="auto"/>
        <w:rPr>
          <w:rFonts w:ascii="Arial" w:hAnsi="Arial" w:cs="Arial"/>
        </w:rPr>
      </w:pPr>
      <w:r>
        <w:rPr>
          <w:rFonts w:ascii="Arial" w:hAnsi="Arial" w:cs="Arial"/>
        </w:rPr>
        <w:tab/>
        <w:t>As equações origin</w:t>
      </w:r>
      <w:r w:rsidR="001B2682">
        <w:rPr>
          <w:rFonts w:ascii="Arial" w:hAnsi="Arial" w:cs="Arial"/>
        </w:rPr>
        <w:t>adas a partir de (10) são chamadas de equações normais de mínimos quadrados:</w:t>
      </w:r>
    </w:p>
    <w:p w14:paraId="603350D6" w14:textId="77777777" w:rsidR="001B2682" w:rsidRDefault="001B2682" w:rsidP="00BD61B6">
      <w:pPr>
        <w:spacing w:line="36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1B2682" w14:paraId="7212D842" w14:textId="77777777" w:rsidTr="00A042E3">
        <w:tc>
          <w:tcPr>
            <w:tcW w:w="704" w:type="dxa"/>
          </w:tcPr>
          <w:p w14:paraId="7D1B037D" w14:textId="77777777" w:rsidR="001B2682" w:rsidRDefault="001B2682" w:rsidP="00BD61B6">
            <w:pPr>
              <w:spacing w:line="360" w:lineRule="auto"/>
              <w:jc w:val="both"/>
              <w:rPr>
                <w:rFonts w:ascii="Arial" w:hAnsi="Arial" w:cs="Arial"/>
              </w:rPr>
            </w:pPr>
          </w:p>
        </w:tc>
        <w:tc>
          <w:tcPr>
            <w:tcW w:w="6946" w:type="dxa"/>
          </w:tcPr>
          <w:p w14:paraId="1061CF05" w14:textId="0D0E6AEF" w:rsidR="001B2682" w:rsidRPr="00323572" w:rsidRDefault="001B2682"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m:rPr>
                    <m:sty m:val="p"/>
                  </m:rPr>
                  <w:rPr>
                    <w:rFonts w:ascii="Cambria Math" w:eastAsiaTheme="minorEastAsia" w:hAnsi="Cambria Math" w:cs="Arial"/>
                    <w:sz w:val="28"/>
                    <w:szCs w:val="28"/>
                  </w:rPr>
                  <w:br/>
                </m:r>
              </m:oMath>
              <m:oMath>
                <m:r>
                  <w:rPr>
                    <w:rFonts w:ascii="Cambria Math" w:eastAsiaTheme="minorEastAsia" w:hAnsi="Cambria Math" w:cs="Arial"/>
                    <w:sz w:val="28"/>
                    <w:szCs w:val="28"/>
                  </w:rPr>
                  <m:t xml:space="preserve">       ⋮                      ⋮                                 ⋮                       ⋮</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oMath>
            </m:oMathPara>
          </w:p>
        </w:tc>
        <w:tc>
          <w:tcPr>
            <w:tcW w:w="838" w:type="dxa"/>
            <w:vAlign w:val="center"/>
          </w:tcPr>
          <w:p w14:paraId="134FA8FE" w14:textId="195A33DC" w:rsidR="001B2682" w:rsidRDefault="001B268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11</w:t>
            </w:r>
            <w:r>
              <w:rPr>
                <w:rFonts w:ascii="Arial" w:hAnsi="Arial" w:cs="Arial"/>
              </w:rPr>
              <w:fldChar w:fldCharType="end"/>
            </w:r>
            <w:r>
              <w:rPr>
                <w:rFonts w:ascii="Arial" w:hAnsi="Arial" w:cs="Arial"/>
              </w:rPr>
              <w:t>)</w:t>
            </w:r>
          </w:p>
        </w:tc>
      </w:tr>
    </w:tbl>
    <w:p w14:paraId="748BF398" w14:textId="77777777" w:rsidR="004531D5" w:rsidRDefault="004531D5" w:rsidP="00BD61B6">
      <w:pPr>
        <w:spacing w:line="360" w:lineRule="auto"/>
        <w:jc w:val="both"/>
        <w:rPr>
          <w:rFonts w:ascii="Arial" w:hAnsi="Arial" w:cs="Arial"/>
        </w:rPr>
      </w:pPr>
    </w:p>
    <w:p w14:paraId="06DAEA7B" w14:textId="2E614020" w:rsidR="0024467D" w:rsidRPr="0060444F" w:rsidRDefault="004531D5" w:rsidP="00BD61B6">
      <w:pPr>
        <w:spacing w:line="360" w:lineRule="auto"/>
        <w:jc w:val="both"/>
        <w:rPr>
          <w:rFonts w:ascii="Arial" w:eastAsiaTheme="minorEastAsia" w:hAnsi="Arial" w:cs="Arial"/>
          <w:i/>
          <w:iCs/>
        </w:rPr>
      </w:pPr>
      <w:r>
        <w:rPr>
          <w:rFonts w:ascii="Arial" w:hAnsi="Arial" w:cs="Arial"/>
        </w:rPr>
        <w:tab/>
        <w:t xml:space="preserve">Pode-se reescrever o modelo de regressão múltipla </w:t>
      </w:r>
      <w:r w:rsidR="005B7326">
        <w:rPr>
          <w:rFonts w:ascii="Arial" w:hAnsi="Arial" w:cs="Arial"/>
        </w:rPr>
        <w:t xml:space="preserve">em forma de notação matricial, no qual há </w:t>
      </w:r>
      <m:oMath>
        <m:r>
          <w:rPr>
            <w:rFonts w:ascii="Cambria Math" w:hAnsi="Cambria Math" w:cs="Arial"/>
          </w:rPr>
          <m:t>k</m:t>
        </m:r>
      </m:oMath>
      <w:r w:rsidR="00190AE4">
        <w:rPr>
          <w:rFonts w:ascii="Arial" w:eastAsiaTheme="minorEastAsia" w:hAnsi="Arial" w:cs="Arial"/>
        </w:rPr>
        <w:t xml:space="preserve"> variáveis independentes, </w:t>
      </w:r>
      <m:oMath>
        <m:r>
          <w:rPr>
            <w:rFonts w:ascii="Cambria Math" w:eastAsiaTheme="minorEastAsia" w:hAnsi="Cambria Math" w:cs="Arial"/>
          </w:rPr>
          <m:t>n</m:t>
        </m:r>
      </m:oMath>
      <w:r w:rsidR="00190AE4">
        <w:rPr>
          <w:rFonts w:ascii="Arial" w:eastAsiaTheme="minorEastAsia" w:hAnsi="Arial" w:cs="Arial"/>
        </w:rPr>
        <w:t xml:space="preserve"> observações</w:t>
      </w:r>
      <w:r w:rsidR="00423C7D">
        <w:rPr>
          <w:rFonts w:ascii="Arial" w:eastAsiaTheme="minorEastAsia" w:hAnsi="Arial" w:cs="Arial"/>
        </w:rPr>
        <w:t>. No caso</w:t>
      </w:r>
      <w:r w:rsidR="0045007D">
        <w:rPr>
          <w:rFonts w:ascii="Arial" w:eastAsiaTheme="minorEastAsia" w:hAnsi="Arial" w:cs="Arial"/>
        </w:rPr>
        <w:t xml:space="preserve">, </w:t>
      </w:r>
      <m:oMath>
        <m:r>
          <w:rPr>
            <w:rFonts w:ascii="Cambria Math" w:eastAsiaTheme="minorEastAsia" w:hAnsi="Cambria Math" w:cs="Arial"/>
          </w:rPr>
          <m:t>Y</m:t>
        </m:r>
      </m:oMath>
      <w:r w:rsidR="0045007D">
        <w:rPr>
          <w:rFonts w:ascii="Arial" w:eastAsiaTheme="minorEastAsia" w:hAnsi="Arial" w:cs="Arial"/>
        </w:rPr>
        <w:t xml:space="preserve"> representa o vetor</w:t>
      </w:r>
      <w:r w:rsidR="00AF3955">
        <w:rPr>
          <w:rFonts w:ascii="Arial" w:eastAsiaTheme="minorEastAsia" w:hAnsi="Arial" w:cs="Arial"/>
        </w:rPr>
        <w:t xml:space="preserve"> (</w:t>
      </w:r>
      <m:oMath>
        <m:r>
          <w:rPr>
            <w:rFonts w:ascii="Cambria Math" w:eastAsiaTheme="minorEastAsia" w:hAnsi="Cambria Math" w:cs="Arial"/>
          </w:rPr>
          <m:t>n</m:t>
        </m:r>
      </m:oMath>
      <w:r w:rsidR="00AF3955">
        <w:rPr>
          <w:rFonts w:ascii="Arial" w:eastAsiaTheme="minorEastAsia" w:hAnsi="Arial" w:cs="Arial"/>
        </w:rPr>
        <w:t>x1) de observações da variável dependente,</w:t>
      </w:r>
      <w:r w:rsidR="00423C7D">
        <w:rPr>
          <w:rFonts w:ascii="Arial" w:eastAsiaTheme="minorEastAsia" w:hAnsi="Arial" w:cs="Arial"/>
        </w:rPr>
        <w:t xml:space="preserve"> </w:t>
      </w:r>
      <m:oMath>
        <m:r>
          <m:rPr>
            <m:sty m:val="bi"/>
          </m:rPr>
          <w:rPr>
            <w:rFonts w:ascii="Cambria Math" w:eastAsiaTheme="minorEastAsia" w:hAnsi="Cambria Math" w:cs="Arial"/>
          </w:rPr>
          <m:t>X</m:t>
        </m:r>
      </m:oMath>
      <w:r w:rsidR="00423C7D">
        <w:rPr>
          <w:rFonts w:ascii="Arial" w:eastAsiaTheme="minorEastAsia" w:hAnsi="Arial" w:cs="Arial"/>
        </w:rPr>
        <w:t xml:space="preserve"> representa </w:t>
      </w:r>
      <w:r w:rsidR="00845BF9">
        <w:rPr>
          <w:rFonts w:ascii="Arial" w:eastAsiaTheme="minorEastAsia" w:hAnsi="Arial" w:cs="Arial"/>
        </w:rPr>
        <w:t xml:space="preserve">uma matriz </w:t>
      </w:r>
      <w:r w:rsidR="00AF3955">
        <w:rPr>
          <w:rFonts w:ascii="Arial" w:eastAsiaTheme="minorEastAsia" w:hAnsi="Arial" w:cs="Arial"/>
        </w:rPr>
        <w:t>(</w:t>
      </w:r>
      <m:oMath>
        <m:r>
          <w:rPr>
            <w:rFonts w:ascii="Cambria Math" w:eastAsiaTheme="minorEastAsia" w:hAnsi="Cambria Math" w:cs="Arial"/>
          </w:rPr>
          <m:t>n</m:t>
        </m:r>
      </m:oMath>
      <w:r w:rsidR="00845BF9">
        <w:rPr>
          <w:rFonts w:ascii="Arial" w:eastAsiaTheme="minorEastAsia" w:hAnsi="Arial" w:cs="Arial"/>
        </w:rPr>
        <w:t xml:space="preserve"> x </w:t>
      </w:r>
      <m:oMath>
        <m:r>
          <w:rPr>
            <w:rFonts w:ascii="Cambria Math" w:eastAsiaTheme="minorEastAsia" w:hAnsi="Cambria Math" w:cs="Arial"/>
          </w:rPr>
          <m:t>m</m:t>
        </m:r>
      </m:oMath>
      <w:r w:rsidR="00AF3955">
        <w:rPr>
          <w:rFonts w:ascii="Arial" w:eastAsiaTheme="minorEastAsia" w:hAnsi="Arial" w:cs="Arial"/>
        </w:rPr>
        <w:t>)</w:t>
      </w:r>
      <w:r w:rsidR="00FD06FC">
        <w:rPr>
          <w:rFonts w:ascii="Arial" w:eastAsiaTheme="minorEastAsia" w:hAnsi="Arial" w:cs="Arial"/>
        </w:rPr>
        <w:t xml:space="preserve">, </w:t>
      </w:r>
      <m:oMath>
        <m:r>
          <m:rPr>
            <m:sty m:val="bi"/>
          </m:rPr>
          <w:rPr>
            <w:rFonts w:ascii="Cambria Math" w:eastAsiaTheme="minorEastAsia" w:hAnsi="Cambria Math" w:cs="Arial"/>
          </w:rPr>
          <m:t>β</m:t>
        </m:r>
      </m:oMath>
      <w:r w:rsidR="0060444F">
        <w:rPr>
          <w:rFonts w:ascii="Arial" w:eastAsiaTheme="minorEastAsia" w:hAnsi="Arial" w:cs="Arial"/>
          <w:b/>
          <w:bCs/>
        </w:rPr>
        <w:t xml:space="preserve">  </w:t>
      </w:r>
      <w:r w:rsidR="00AF3955">
        <w:rPr>
          <w:rFonts w:ascii="Arial" w:eastAsiaTheme="minorEastAsia" w:hAnsi="Arial" w:cs="Arial"/>
        </w:rPr>
        <w:t>o</w:t>
      </w:r>
      <w:r w:rsidR="0060444F">
        <w:rPr>
          <w:rFonts w:ascii="Arial" w:eastAsiaTheme="minorEastAsia" w:hAnsi="Arial" w:cs="Arial"/>
        </w:rPr>
        <w:t xml:space="preserve"> vetor </w:t>
      </w:r>
      <w:r w:rsidR="0045007D">
        <w:rPr>
          <w:rFonts w:ascii="Arial" w:eastAsiaTheme="minorEastAsia" w:hAnsi="Arial" w:cs="Arial"/>
        </w:rPr>
        <w:t>(</w:t>
      </w:r>
      <m:oMath>
        <m:r>
          <w:rPr>
            <w:rFonts w:ascii="Cambria Math" w:eastAsiaTheme="minorEastAsia" w:hAnsi="Cambria Math" w:cs="Arial"/>
          </w:rPr>
          <m:t>m+1</m:t>
        </m:r>
      </m:oMath>
      <w:r w:rsidR="0060444F">
        <w:rPr>
          <w:rFonts w:ascii="Arial" w:eastAsiaTheme="minorEastAsia" w:hAnsi="Arial" w:cs="Arial"/>
        </w:rPr>
        <w:t xml:space="preserve"> x </w:t>
      </w:r>
      <m:oMath>
        <m:r>
          <w:rPr>
            <w:rFonts w:ascii="Cambria Math" w:eastAsiaTheme="minorEastAsia" w:hAnsi="Cambria Math" w:cs="Arial"/>
          </w:rPr>
          <m:t>1</m:t>
        </m:r>
      </m:oMath>
      <w:r w:rsidR="0060444F">
        <w:rPr>
          <w:rFonts w:ascii="Arial" w:eastAsiaTheme="minorEastAsia" w:hAnsi="Arial" w:cs="Arial"/>
        </w:rPr>
        <w:t>)</w:t>
      </w:r>
      <w:r w:rsidR="00AF3955">
        <w:rPr>
          <w:rFonts w:ascii="Arial" w:eastAsiaTheme="minorEastAsia" w:hAnsi="Arial" w:cs="Arial"/>
        </w:rPr>
        <w:t xml:space="preserve"> com os coeficientes </w:t>
      </w:r>
      <w:r w:rsidR="005E125F">
        <w:rPr>
          <w:rFonts w:ascii="Arial" w:eastAsiaTheme="minorEastAsia" w:hAnsi="Arial" w:cs="Arial"/>
        </w:rPr>
        <w:t>do modelo</w:t>
      </w:r>
    </w:p>
    <w:p w14:paraId="5501F519" w14:textId="77777777" w:rsidR="00423C7D" w:rsidRDefault="00423C7D" w:rsidP="00BD61B6">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23C7D" w14:paraId="5184FD50" w14:textId="77777777" w:rsidTr="006778A5">
        <w:tc>
          <w:tcPr>
            <w:tcW w:w="704" w:type="dxa"/>
          </w:tcPr>
          <w:p w14:paraId="64CFD535" w14:textId="77777777" w:rsidR="00423C7D" w:rsidRDefault="00423C7D" w:rsidP="00BD61B6">
            <w:pPr>
              <w:spacing w:line="360" w:lineRule="auto"/>
              <w:jc w:val="both"/>
              <w:rPr>
                <w:rFonts w:ascii="Arial" w:hAnsi="Arial" w:cs="Arial"/>
              </w:rPr>
            </w:pPr>
          </w:p>
        </w:tc>
        <w:tc>
          <w:tcPr>
            <w:tcW w:w="6946" w:type="dxa"/>
          </w:tcPr>
          <w:p w14:paraId="14332DBF" w14:textId="4DA2FE35" w:rsidR="00423C7D" w:rsidRPr="00323572" w:rsidRDefault="00423C7D"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y= </m:t>
                </m:r>
                <m:r>
                  <m:rPr>
                    <m:sty m:val="bi"/>
                  </m:rPr>
                  <w:rPr>
                    <w:rFonts w:ascii="Cambria Math" w:eastAsiaTheme="minorEastAsia" w:hAnsi="Cambria Math" w:cs="Arial"/>
                    <w:sz w:val="28"/>
                    <w:szCs w:val="28"/>
                  </w:rPr>
                  <m:t>Xβ</m:t>
                </m:r>
                <m:r>
                  <w:rPr>
                    <w:rFonts w:ascii="Cambria Math" w:eastAsiaTheme="minorEastAsia" w:hAnsi="Cambria Math" w:cs="Arial"/>
                    <w:sz w:val="28"/>
                    <w:szCs w:val="28"/>
                  </w:rPr>
                  <m:t xml:space="preserve">+ε </m:t>
                </m:r>
              </m:oMath>
            </m:oMathPara>
          </w:p>
        </w:tc>
        <w:tc>
          <w:tcPr>
            <w:tcW w:w="838" w:type="dxa"/>
            <w:vAlign w:val="center"/>
          </w:tcPr>
          <w:p w14:paraId="0A6EA38D" w14:textId="4DB3CE8E" w:rsidR="00423C7D" w:rsidRDefault="00423C7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12</w:t>
            </w:r>
            <w:r>
              <w:rPr>
                <w:rFonts w:ascii="Arial" w:hAnsi="Arial" w:cs="Arial"/>
              </w:rPr>
              <w:fldChar w:fldCharType="end"/>
            </w:r>
            <w:r>
              <w:rPr>
                <w:rFonts w:ascii="Arial" w:hAnsi="Arial" w:cs="Arial"/>
              </w:rPr>
              <w:t>)</w:t>
            </w:r>
          </w:p>
        </w:tc>
      </w:tr>
    </w:tbl>
    <w:p w14:paraId="4DEAF1E2" w14:textId="578B8DAF" w:rsidR="00A47C0B" w:rsidRDefault="001B2682" w:rsidP="00BD61B6">
      <w:pPr>
        <w:spacing w:line="360" w:lineRule="auto"/>
        <w:rPr>
          <w:rFonts w:ascii="Arial" w:hAnsi="Arial" w:cs="Arial"/>
        </w:rPr>
      </w:pPr>
      <w:r>
        <w:rPr>
          <w:rFonts w:ascii="Arial" w:hAnsi="Arial" w:cs="Arial"/>
        </w:rPr>
        <w:br/>
      </w:r>
      <w:r w:rsidR="00A47C0B">
        <w:rPr>
          <w:rFonts w:ascii="Arial" w:hAnsi="Arial" w:cs="Arial"/>
        </w:rPr>
        <w:tab/>
        <w:t>Sendo: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90"/>
        <w:gridCol w:w="848"/>
      </w:tblGrid>
      <w:tr w:rsidR="00A47C0B" w14:paraId="4A047DF7" w14:textId="77777777" w:rsidTr="00A57353">
        <w:tc>
          <w:tcPr>
            <w:tcW w:w="360" w:type="dxa"/>
          </w:tcPr>
          <w:p w14:paraId="6AFFA092" w14:textId="77777777" w:rsidR="00A47C0B" w:rsidRDefault="00A47C0B" w:rsidP="00BD61B6">
            <w:pPr>
              <w:spacing w:line="360" w:lineRule="auto"/>
              <w:jc w:val="both"/>
              <w:rPr>
                <w:rFonts w:ascii="Arial" w:hAnsi="Arial" w:cs="Arial"/>
              </w:rPr>
            </w:pPr>
          </w:p>
        </w:tc>
        <w:tc>
          <w:tcPr>
            <w:tcW w:w="7290" w:type="dxa"/>
          </w:tcPr>
          <w:p w14:paraId="6BBFFD7E" w14:textId="19DD3D0E" w:rsidR="00A47C0B" w:rsidRPr="00A57353" w:rsidRDefault="004C44D7" w:rsidP="00BD61B6">
            <w:pPr>
              <w:spacing w:line="360" w:lineRule="auto"/>
              <w:jc w:val="center"/>
              <w:rPr>
                <w:rFonts w:ascii="Arial" w:eastAsiaTheme="minorEastAsia" w:hAnsi="Arial" w:cs="Arial"/>
                <w:sz w:val="28"/>
                <w:szCs w:val="28"/>
              </w:rPr>
            </w:pPr>
            <m:oMath>
              <m:r>
                <m:rPr>
                  <m:sty m:val="p"/>
                </m:rPr>
                <w:rPr>
                  <w:rFonts w:ascii="Cambria Math" w:eastAsiaTheme="minorEastAsia" w:hAnsi="Cambria Math" w:cs="Arial"/>
                  <w:sz w:val="28"/>
                  <w:szCs w:val="28"/>
                </w:rPr>
                <m:t>Y</m:t>
              </m:r>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m:t>
              </m:r>
              <m:r>
                <m:rPr>
                  <m:sty m:val="bi"/>
                </m:rPr>
                <w:rPr>
                  <w:rFonts w:ascii="Cambria Math" w:eastAsiaTheme="minorEastAsia" w:hAnsi="Cambria Math" w:cs="Arial"/>
                  <w:sz w:val="28"/>
                  <w:szCs w:val="28"/>
                </w:rPr>
                <m:t xml:space="preserve">X= </m:t>
              </m:r>
              <m:d>
                <m:dPr>
                  <m:begChr m:val="["/>
                  <m:endChr m:val="]"/>
                  <m:ctrlPr>
                    <w:rPr>
                      <w:rFonts w:ascii="Cambria Math" w:eastAsiaTheme="minorEastAsia" w:hAnsi="Cambria Math" w:cs="Arial"/>
                      <w:b/>
                      <w:bCs/>
                      <w:i/>
                      <w:sz w:val="28"/>
                      <w:szCs w:val="28"/>
                    </w:rPr>
                  </m:ctrlPr>
                </m:dPr>
                <m:e>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1</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nm</m:t>
                            </m:r>
                          </m:sub>
                        </m:sSub>
                      </m:e>
                    </m:mr>
                  </m:m>
                </m:e>
              </m:d>
              <m:r>
                <m:rPr>
                  <m:sty m:val="bi"/>
                </m:rPr>
                <w:rPr>
                  <w:rFonts w:ascii="Cambria Math" w:eastAsiaTheme="minorEastAsia" w:hAnsi="Cambria Math" w:cs="Arial"/>
                  <w:sz w:val="28"/>
                  <w:szCs w:val="28"/>
                </w:rPr>
                <m:t xml:space="preserve"> ,</m:t>
              </m:r>
              <m:r>
                <w:rPr>
                  <w:rFonts w:ascii="Cambria Math" w:eastAsiaTheme="minorEastAsia" w:hAnsi="Cambria Math" w:cs="Arial"/>
                  <w:sz w:val="28"/>
                  <w:szCs w:val="28"/>
                </w:rPr>
                <m:t xml:space="preserve">β=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e ε=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n</m:t>
                          </m:r>
                        </m:sub>
                      </m:sSub>
                    </m:e>
                  </m:eqArr>
                </m:e>
              </m:d>
              <m:r>
                <w:rPr>
                  <w:rFonts w:ascii="Cambria Math" w:eastAsiaTheme="minorEastAsia" w:hAnsi="Cambria Math" w:cs="Arial"/>
                  <w:sz w:val="28"/>
                  <w:szCs w:val="28"/>
                </w:rPr>
                <m:t xml:space="preserve">  </m:t>
              </m:r>
            </m:oMath>
            <w:r w:rsidR="00F359F2" w:rsidRPr="00A57353">
              <w:rPr>
                <w:rFonts w:ascii="Arial" w:eastAsiaTheme="minorEastAsia" w:hAnsi="Arial" w:cs="Arial"/>
                <w:b/>
                <w:bCs/>
                <w:sz w:val="28"/>
                <w:szCs w:val="28"/>
              </w:rPr>
              <w:t xml:space="preserve"> </w:t>
            </w:r>
          </w:p>
        </w:tc>
        <w:tc>
          <w:tcPr>
            <w:tcW w:w="848" w:type="dxa"/>
            <w:vAlign w:val="center"/>
          </w:tcPr>
          <w:p w14:paraId="3F6CBFBD" w14:textId="7B8C182E" w:rsidR="00A47C0B" w:rsidRDefault="00A47C0B"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13</w:t>
            </w:r>
            <w:r>
              <w:rPr>
                <w:rFonts w:ascii="Arial" w:hAnsi="Arial" w:cs="Arial"/>
              </w:rPr>
              <w:fldChar w:fldCharType="end"/>
            </w:r>
            <w:r>
              <w:rPr>
                <w:rFonts w:ascii="Arial" w:hAnsi="Arial" w:cs="Arial"/>
              </w:rPr>
              <w:t>)</w:t>
            </w:r>
          </w:p>
        </w:tc>
      </w:tr>
    </w:tbl>
    <w:p w14:paraId="44E348AF" w14:textId="311B88A5" w:rsidR="00177AB6" w:rsidRDefault="001B2682" w:rsidP="00BD61B6">
      <w:pPr>
        <w:spacing w:line="360" w:lineRule="auto"/>
        <w:rPr>
          <w:rFonts w:ascii="Arial" w:hAnsi="Arial" w:cs="Arial"/>
        </w:rPr>
      </w:pPr>
      <w:r>
        <w:rPr>
          <w:rFonts w:ascii="Arial" w:hAnsi="Arial" w:cs="Arial"/>
        </w:rPr>
        <w:br/>
      </w:r>
    </w:p>
    <w:p w14:paraId="312AC4E3" w14:textId="428DC11F" w:rsidR="00B11985" w:rsidRDefault="00B11985" w:rsidP="00BD61B6">
      <w:pPr>
        <w:spacing w:line="360" w:lineRule="auto"/>
        <w:jc w:val="both"/>
        <w:rPr>
          <w:rFonts w:ascii="Arial" w:hAnsi="Arial" w:cs="Arial"/>
          <w:b/>
          <w:bCs/>
        </w:rPr>
      </w:pPr>
      <w:r>
        <w:rPr>
          <w:rFonts w:ascii="Arial" w:hAnsi="Arial" w:cs="Arial"/>
          <w:b/>
          <w:bCs/>
        </w:rPr>
        <w:t>2.1.</w:t>
      </w:r>
      <w:r w:rsidR="00CC154A">
        <w:rPr>
          <w:rFonts w:ascii="Arial" w:hAnsi="Arial" w:cs="Arial"/>
          <w:b/>
          <w:bCs/>
        </w:rPr>
        <w:t>4</w:t>
      </w:r>
      <w:r>
        <w:rPr>
          <w:rFonts w:ascii="Arial" w:hAnsi="Arial" w:cs="Arial"/>
          <w:b/>
          <w:bCs/>
        </w:rPr>
        <w:t xml:space="preserve"> Propriedades, pressupostos e adequação dos modelos de regressão linear</w:t>
      </w:r>
    </w:p>
    <w:p w14:paraId="5991C8E5" w14:textId="77777777" w:rsidR="00B11985" w:rsidRPr="00B11985" w:rsidRDefault="00B11985" w:rsidP="00BD61B6">
      <w:pPr>
        <w:spacing w:line="360" w:lineRule="auto"/>
        <w:jc w:val="both"/>
        <w:rPr>
          <w:rFonts w:ascii="Arial" w:hAnsi="Arial" w:cs="Arial"/>
          <w:b/>
          <w:bCs/>
        </w:rPr>
      </w:pPr>
    </w:p>
    <w:p w14:paraId="118C348B" w14:textId="7AF51BB4" w:rsidR="00715573" w:rsidRDefault="00715573" w:rsidP="00BD61B6">
      <w:pPr>
        <w:spacing w:line="360" w:lineRule="auto"/>
        <w:ind w:firstLine="708"/>
        <w:jc w:val="both"/>
        <w:rPr>
          <w:rFonts w:ascii="Arial" w:eastAsiaTheme="minorEastAsia" w:hAnsi="Arial" w:cs="Arial"/>
        </w:rPr>
      </w:pPr>
      <w:r>
        <w:rPr>
          <w:rFonts w:ascii="Arial" w:eastAsiaTheme="minorEastAsia" w:hAnsi="Arial" w:cs="Arial"/>
        </w:rPr>
        <w:t xml:space="preserve">Para </w:t>
      </w:r>
      <w:r w:rsidR="00B346B1">
        <w:rPr>
          <w:rFonts w:ascii="Arial" w:eastAsiaTheme="minorEastAsia" w:hAnsi="Arial" w:cs="Arial"/>
        </w:rPr>
        <w:t>validar o ajuste de um modelo de regressão linear é preciso verificar sua</w:t>
      </w:r>
      <w:r w:rsidR="007F4A5A">
        <w:rPr>
          <w:rFonts w:ascii="Arial" w:eastAsiaTheme="minorEastAsia" w:hAnsi="Arial" w:cs="Arial"/>
        </w:rPr>
        <w:t xml:space="preserve"> </w:t>
      </w:r>
      <w:r>
        <w:rPr>
          <w:rFonts w:ascii="Arial" w:eastAsiaTheme="minorEastAsia" w:hAnsi="Arial" w:cs="Arial"/>
        </w:rPr>
        <w:t xml:space="preserve">representatividade </w:t>
      </w:r>
      <w:r w:rsidR="00B346B1">
        <w:rPr>
          <w:rFonts w:ascii="Arial" w:eastAsiaTheme="minorEastAsia" w:hAnsi="Arial" w:cs="Arial"/>
        </w:rPr>
        <w:t>e</w:t>
      </w:r>
      <w:r>
        <w:rPr>
          <w:rFonts w:ascii="Arial" w:eastAsiaTheme="minorEastAsia" w:hAnsi="Arial" w:cs="Arial"/>
        </w:rPr>
        <w:t xml:space="preserve"> respeitar o</w:t>
      </w:r>
      <w:r w:rsidR="00B346B1">
        <w:rPr>
          <w:rFonts w:ascii="Arial" w:eastAsiaTheme="minorEastAsia" w:hAnsi="Arial" w:cs="Arial"/>
        </w:rPr>
        <w:t>s</w:t>
      </w:r>
      <w:r>
        <w:rPr>
          <w:rFonts w:ascii="Arial" w:eastAsiaTheme="minorEastAsia" w:hAnsi="Arial" w:cs="Arial"/>
        </w:rPr>
        <w:t xml:space="preserve"> pressuposto</w:t>
      </w:r>
      <w:r w:rsidR="00B346B1">
        <w:rPr>
          <w:rFonts w:ascii="Arial" w:eastAsiaTheme="minorEastAsia" w:hAnsi="Arial" w:cs="Arial"/>
        </w:rPr>
        <w:t>s</w:t>
      </w:r>
      <w:r>
        <w:rPr>
          <w:rFonts w:ascii="Arial" w:eastAsiaTheme="minorEastAsia" w:hAnsi="Arial" w:cs="Arial"/>
        </w:rPr>
        <w:t xml:space="preserve"> de normalidade dos resíduos</w:t>
      </w:r>
      <w:r w:rsidR="00B346B1">
        <w:rPr>
          <w:rFonts w:ascii="Arial" w:eastAsiaTheme="minorEastAsia" w:hAnsi="Arial" w:cs="Arial"/>
        </w:rPr>
        <w:t xml:space="preserve">, </w:t>
      </w:r>
      <w:r w:rsidR="00493978">
        <w:rPr>
          <w:rFonts w:ascii="Arial" w:eastAsiaTheme="minorEastAsia" w:hAnsi="Arial" w:cs="Arial"/>
        </w:rPr>
        <w:t>assumindo que devem apresentar</w:t>
      </w:r>
      <w:r>
        <w:rPr>
          <w:rFonts w:ascii="Arial" w:eastAsiaTheme="minorEastAsia" w:hAnsi="Arial" w:cs="Arial"/>
        </w:rPr>
        <w:t xml:space="preserve"> variância constante e </w:t>
      </w:r>
      <w:r w:rsidR="00493978">
        <w:rPr>
          <w:rFonts w:ascii="Arial" w:eastAsiaTheme="minorEastAsia" w:hAnsi="Arial" w:cs="Arial"/>
        </w:rPr>
        <w:t>m</w:t>
      </w:r>
      <w:r w:rsidR="00F96CAD">
        <w:rPr>
          <w:rFonts w:ascii="Arial" w:eastAsiaTheme="minorEastAsia" w:hAnsi="Arial" w:cs="Arial"/>
        </w:rPr>
        <w:t>édia igual a</w:t>
      </w:r>
      <w:r>
        <w:rPr>
          <w:rFonts w:ascii="Arial" w:eastAsiaTheme="minorEastAsia" w:hAnsi="Arial" w:cs="Arial"/>
        </w:rPr>
        <w:t xml:space="preserve"> zero.</w:t>
      </w:r>
    </w:p>
    <w:p w14:paraId="0D8EA3FF" w14:textId="583FDEA5" w:rsidR="000E65CD" w:rsidRDefault="00751E65" w:rsidP="00BD61B6">
      <w:pPr>
        <w:spacing w:line="360" w:lineRule="auto"/>
        <w:ind w:firstLine="708"/>
        <w:jc w:val="both"/>
        <w:rPr>
          <w:rFonts w:ascii="Arial" w:eastAsiaTheme="minorEastAsia" w:hAnsi="Arial" w:cs="Arial"/>
        </w:rPr>
      </w:pPr>
      <w:r>
        <w:rPr>
          <w:rFonts w:ascii="Arial" w:eastAsiaTheme="minorEastAsia" w:hAnsi="Arial" w:cs="Arial"/>
        </w:rPr>
        <w:t>Sharpe et al (2011)</w:t>
      </w:r>
      <w:r w:rsidR="001A62DC">
        <w:rPr>
          <w:rFonts w:ascii="Arial" w:eastAsiaTheme="minorEastAsia" w:hAnsi="Arial" w:cs="Arial"/>
        </w:rPr>
        <w:t xml:space="preserve"> apresentam algumas suposições e condições para o modelo de regressão linear múltipla</w:t>
      </w:r>
      <w:r w:rsidR="00227FE0">
        <w:rPr>
          <w:rFonts w:ascii="Arial" w:eastAsiaTheme="minorEastAsia" w:hAnsi="Arial" w:cs="Arial"/>
        </w:rPr>
        <w:t>. Primeiramente é a su</w:t>
      </w:r>
      <w:r w:rsidR="00183284">
        <w:rPr>
          <w:rFonts w:ascii="Arial" w:eastAsiaTheme="minorEastAsia" w:hAnsi="Arial" w:cs="Arial"/>
        </w:rPr>
        <w:t>posição de linearidade (significância do modelo)</w:t>
      </w:r>
      <w:r w:rsidR="00227FE0">
        <w:rPr>
          <w:rFonts w:ascii="Arial" w:eastAsiaTheme="minorEastAsia" w:hAnsi="Arial" w:cs="Arial"/>
        </w:rPr>
        <w:t>,</w:t>
      </w:r>
      <w:r w:rsidR="000E65CD" w:rsidRPr="000E65CD">
        <w:rPr>
          <w:rFonts w:ascii="Arial" w:eastAsiaTheme="minorEastAsia" w:hAnsi="Arial" w:cs="Arial"/>
        </w:rPr>
        <w:t xml:space="preserve"> é importante verificar se há uma relação linear entre as variáveis explicativas e a variável resposta. Isso pode ser feito plotando o diagrama de dispersão de y versus cada variável X e verificando se há uma relação linear. Também é recomendado plotar o diagrama dos resíduos para detectar violações das condições de linearidade.</w:t>
      </w:r>
      <w:r w:rsidR="000E65CD">
        <w:rPr>
          <w:rFonts w:ascii="Arial" w:eastAsiaTheme="minorEastAsia" w:hAnsi="Arial" w:cs="Arial"/>
        </w:rPr>
        <w:t xml:space="preserve"> Tal suposição pode ser verificada pelo teste de significância.</w:t>
      </w:r>
    </w:p>
    <w:p w14:paraId="2182DEBD" w14:textId="3C94EA18" w:rsidR="00227FE0" w:rsidRDefault="00443B08" w:rsidP="00BD61B6">
      <w:pPr>
        <w:spacing w:line="360" w:lineRule="auto"/>
        <w:ind w:firstLine="708"/>
        <w:jc w:val="both"/>
        <w:rPr>
          <w:rFonts w:ascii="Arial" w:eastAsiaTheme="minorEastAsia" w:hAnsi="Arial" w:cs="Arial"/>
        </w:rPr>
      </w:pPr>
      <w:r w:rsidRPr="00443B08">
        <w:rPr>
          <w:rFonts w:ascii="Arial" w:eastAsiaTheme="minorEastAsia" w:hAnsi="Arial" w:cs="Arial"/>
        </w:rPr>
        <w:t>A suposição de independência dos erros do modelo de regressão deve ser verificada para garantir que eles são independentes entre si. Isso significa que os erros não devem estar correlacionados. Além disso, é importante que os dados sejam provenientes de uma amostra aleatória ou experimento aleatório para garantir a condição de aleatoriedade.</w:t>
      </w:r>
    </w:p>
    <w:p w14:paraId="0E8ABEC7" w14:textId="3CA48D77" w:rsidR="001A62DC" w:rsidRPr="001A62DC" w:rsidRDefault="00953B19" w:rsidP="00BD61B6">
      <w:pPr>
        <w:spacing w:line="360" w:lineRule="auto"/>
        <w:ind w:firstLine="708"/>
        <w:jc w:val="both"/>
        <w:rPr>
          <w:rFonts w:ascii="Arial" w:eastAsiaTheme="minorEastAsia" w:hAnsi="Arial" w:cs="Arial"/>
        </w:rPr>
      </w:pPr>
      <w:r>
        <w:rPr>
          <w:rFonts w:ascii="Arial" w:eastAsiaTheme="minorEastAsia" w:hAnsi="Arial" w:cs="Arial"/>
        </w:rPr>
        <w:t>Outro ponto importante é</w:t>
      </w:r>
      <w:r w:rsidRPr="00953B19">
        <w:rPr>
          <w:rFonts w:ascii="Arial" w:eastAsiaTheme="minorEastAsia" w:hAnsi="Arial" w:cs="Arial"/>
        </w:rPr>
        <w:t xml:space="preserve"> suposição de igualdade das variâncias dos erros</w:t>
      </w:r>
      <w:r>
        <w:rPr>
          <w:rFonts w:ascii="Arial" w:eastAsiaTheme="minorEastAsia" w:hAnsi="Arial" w:cs="Arial"/>
        </w:rPr>
        <w:t>. Como falado anteriormente,</w:t>
      </w:r>
      <w:r w:rsidRPr="00953B19">
        <w:rPr>
          <w:rFonts w:ascii="Arial" w:eastAsiaTheme="minorEastAsia" w:hAnsi="Arial" w:cs="Arial"/>
        </w:rPr>
        <w:t xml:space="preserve"> </w:t>
      </w:r>
      <w:r>
        <w:rPr>
          <w:rFonts w:ascii="Arial" w:eastAsiaTheme="minorEastAsia" w:hAnsi="Arial" w:cs="Arial"/>
        </w:rPr>
        <w:t xml:space="preserve">tal suposição </w:t>
      </w:r>
      <w:r w:rsidRPr="00953B19">
        <w:rPr>
          <w:rFonts w:ascii="Arial" w:eastAsiaTheme="minorEastAsia" w:hAnsi="Arial" w:cs="Arial"/>
        </w:rPr>
        <w:t>deve ser verificada para garantir que a variabilidade dos erros é aproximadamente a mesma para todos os valores das variáveis independentes.</w:t>
      </w:r>
      <w:r>
        <w:rPr>
          <w:rFonts w:ascii="Arial" w:eastAsiaTheme="minorEastAsia" w:hAnsi="Arial" w:cs="Arial"/>
        </w:rPr>
        <w:t xml:space="preserve"> </w:t>
      </w:r>
      <w:r w:rsidR="001765A8">
        <w:rPr>
          <w:rFonts w:ascii="Arial" w:eastAsiaTheme="minorEastAsia" w:hAnsi="Arial" w:cs="Arial"/>
        </w:rPr>
        <w:t>Por fim, a</w:t>
      </w:r>
      <w:r w:rsidRPr="00953B19">
        <w:rPr>
          <w:rFonts w:ascii="Arial" w:eastAsiaTheme="minorEastAsia" w:hAnsi="Arial" w:cs="Arial"/>
        </w:rPr>
        <w:t xml:space="preserve"> suposição de normalidade dos erros é importante para garantir que </w:t>
      </w:r>
      <w:r w:rsidR="001765A8">
        <w:rPr>
          <w:rFonts w:ascii="Arial" w:eastAsiaTheme="minorEastAsia" w:hAnsi="Arial" w:cs="Arial"/>
        </w:rPr>
        <w:t>sigam</w:t>
      </w:r>
      <w:r w:rsidRPr="00953B19">
        <w:rPr>
          <w:rFonts w:ascii="Arial" w:eastAsiaTheme="minorEastAsia" w:hAnsi="Arial" w:cs="Arial"/>
        </w:rPr>
        <w:t xml:space="preserve"> uma distribuição normal</w:t>
      </w:r>
    </w:p>
    <w:p w14:paraId="7F509153" w14:textId="37CF5E33" w:rsidR="0098648C" w:rsidRDefault="0051193F" w:rsidP="00BD61B6">
      <w:pPr>
        <w:spacing w:line="360" w:lineRule="auto"/>
        <w:ind w:firstLine="708"/>
        <w:jc w:val="both"/>
        <w:rPr>
          <w:rFonts w:ascii="Arial" w:eastAsiaTheme="minorEastAsia" w:hAnsi="Arial" w:cs="Arial"/>
        </w:rPr>
      </w:pPr>
      <w:r>
        <w:rPr>
          <w:rFonts w:ascii="Arial" w:hAnsi="Arial" w:cs="Arial"/>
        </w:rPr>
        <w:lastRenderedPageBreak/>
        <w:t xml:space="preserve">Em relação ao erro aleatório </w:t>
      </w:r>
      <m:oMath>
        <m:d>
          <m:dPr>
            <m:ctrlPr>
              <w:rPr>
                <w:rFonts w:ascii="Cambria Math" w:hAnsi="Cambria Math" w:cs="Arial"/>
                <w:i/>
              </w:rPr>
            </m:ctrlPr>
          </m:dPr>
          <m:e>
            <m:r>
              <w:rPr>
                <w:rFonts w:ascii="Cambria Math" w:hAnsi="Cambria Math" w:cs="Arial"/>
              </w:rPr>
              <m:t>ε</m:t>
            </m:r>
          </m:e>
        </m:d>
      </m:oMath>
      <w:r>
        <w:rPr>
          <w:rFonts w:ascii="Arial" w:eastAsiaTheme="minorEastAsia" w:hAnsi="Arial" w:cs="Arial"/>
        </w:rPr>
        <w:t>, é preciso realizar a estimação d</w:t>
      </w:r>
      <w:r w:rsidR="00615FD9">
        <w:rPr>
          <w:rFonts w:ascii="Arial" w:eastAsiaTheme="minorEastAsia" w:hAnsi="Arial" w:cs="Arial"/>
        </w:rPr>
        <w:t xml:space="preserve">e sua variância </w:t>
      </w:r>
      <w:r w:rsidR="00E74D25">
        <w:rPr>
          <w:rFonts w:ascii="Arial" w:eastAsiaTheme="minorEastAsia" w:hAnsi="Arial" w:cs="Arial"/>
        </w:rPr>
        <w:t>para</w:t>
      </w:r>
      <w:r w:rsidR="001171EC">
        <w:rPr>
          <w:rFonts w:ascii="Arial" w:eastAsiaTheme="minorEastAsia" w:hAnsi="Arial" w:cs="Arial"/>
        </w:rPr>
        <w:t xml:space="preserve"> realização dos testes de significância do modelo. Tais testes são </w:t>
      </w:r>
      <w:r w:rsidR="00DA2ECD">
        <w:rPr>
          <w:rFonts w:ascii="Arial" w:eastAsiaTheme="minorEastAsia" w:hAnsi="Arial" w:cs="Arial"/>
        </w:rPr>
        <w:t xml:space="preserve">válidos para as regressões univariada e multivariada pois tem o mesmo propósito. </w:t>
      </w:r>
      <w:r w:rsidR="002A70DA">
        <w:rPr>
          <w:rFonts w:ascii="Arial" w:eastAsiaTheme="minorEastAsia" w:hAnsi="Arial" w:cs="Arial"/>
        </w:rPr>
        <w:t>Montgomery et al (2003)</w:t>
      </w:r>
      <w:r w:rsidR="00DA2ECD">
        <w:rPr>
          <w:rFonts w:ascii="Arial" w:eastAsiaTheme="minorEastAsia" w:hAnsi="Arial" w:cs="Arial"/>
        </w:rPr>
        <w:t xml:space="preserve"> explicam que os testes de significância são </w:t>
      </w:r>
      <w:r w:rsidR="00A84AC4">
        <w:rPr>
          <w:rFonts w:ascii="Arial" w:eastAsiaTheme="minorEastAsia" w:hAnsi="Arial" w:cs="Arial"/>
        </w:rPr>
        <w:t>os balizadores para definição se o modelo estimado é adequado ou não</w:t>
      </w:r>
      <w:r w:rsidR="0098648C">
        <w:rPr>
          <w:rFonts w:ascii="Arial" w:eastAsiaTheme="minorEastAsia" w:hAnsi="Arial" w:cs="Arial"/>
        </w:rPr>
        <w:t xml:space="preserve">, tanto </w:t>
      </w:r>
    </w:p>
    <w:p w14:paraId="750EFC3A" w14:textId="7A4F23A0" w:rsidR="000B7B84" w:rsidRDefault="000B7B84" w:rsidP="00BD61B6">
      <w:pPr>
        <w:spacing w:line="360" w:lineRule="auto"/>
        <w:ind w:firstLine="708"/>
        <w:jc w:val="both"/>
        <w:rPr>
          <w:rFonts w:ascii="Arial" w:eastAsiaTheme="minorEastAsia" w:hAnsi="Arial" w:cs="Arial"/>
        </w:rPr>
      </w:pPr>
      <w:r>
        <w:rPr>
          <w:rFonts w:ascii="Arial" w:eastAsiaTheme="minorEastAsia" w:hAnsi="Arial" w:cs="Arial"/>
        </w:rPr>
        <w:t xml:space="preserve">Para estimar o termo da variância do erro, </w:t>
      </w:r>
      <w:r w:rsidR="00E72230">
        <w:rPr>
          <w:rFonts w:ascii="Arial" w:eastAsiaTheme="minorEastAsia" w:hAnsi="Arial" w:cs="Arial"/>
        </w:rPr>
        <w:t>pode-se realizar o cálculo da soma dos quadrados do</w:t>
      </w:r>
      <w:r w:rsidR="003365A3">
        <w:rPr>
          <w:rFonts w:ascii="Arial" w:eastAsiaTheme="minorEastAsia" w:hAnsi="Arial" w:cs="Arial"/>
        </w:rPr>
        <w:t>s</w:t>
      </w:r>
      <w:r w:rsidR="00E72230">
        <w:rPr>
          <w:rFonts w:ascii="Arial" w:eastAsiaTheme="minorEastAsia" w:hAnsi="Arial" w:cs="Arial"/>
        </w:rPr>
        <w:t xml:space="preserve"> </w:t>
      </w:r>
      <w:r w:rsidR="003365A3">
        <w:rPr>
          <w:rFonts w:ascii="Arial" w:eastAsiaTheme="minorEastAsia" w:hAnsi="Arial" w:cs="Arial"/>
        </w:rPr>
        <w:t xml:space="preserve">resíduos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e>
        </m:d>
      </m:oMath>
      <w:r w:rsidR="00D631D3">
        <w:rPr>
          <w:rFonts w:ascii="Arial" w:eastAsiaTheme="minorEastAsia" w:hAnsi="Arial" w:cs="Arial"/>
        </w:rPr>
        <w:t xml:space="preserve">. </w:t>
      </w:r>
      <w:r w:rsidR="00C15A98">
        <w:rPr>
          <w:rFonts w:ascii="Arial" w:eastAsiaTheme="minorEastAsia" w:hAnsi="Arial" w:cs="Arial"/>
        </w:rPr>
        <w:t xml:space="preserve">A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C15A98">
        <w:rPr>
          <w:rFonts w:ascii="Arial" w:eastAsiaTheme="minorEastAsia" w:hAnsi="Arial" w:cs="Arial"/>
        </w:rPr>
        <w:t xml:space="preserve"> consiste </w:t>
      </w:r>
      <w:r w:rsidR="00A045BC">
        <w:rPr>
          <w:rFonts w:ascii="Arial" w:eastAsiaTheme="minorEastAsia" w:hAnsi="Arial" w:cs="Arial"/>
        </w:rPr>
        <w:t>na soma das diferenç</w:t>
      </w:r>
      <w:r w:rsidR="00EA7DD8">
        <w:rPr>
          <w:rFonts w:ascii="Arial" w:eastAsiaTheme="minorEastAsia" w:hAnsi="Arial" w:cs="Arial"/>
        </w:rPr>
        <w:t>as</w:t>
      </w:r>
      <w:r w:rsidR="00A045BC">
        <w:rPr>
          <w:rFonts w:ascii="Arial" w:eastAsiaTheme="minorEastAsia" w:hAnsi="Arial" w:cs="Arial"/>
        </w:rPr>
        <w:t xml:space="preserve"> ao quadrado do termo das observações reais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 xml:space="preserve"> </m:t>
        </m:r>
      </m:oMath>
      <w:r w:rsidR="00A045BC">
        <w:rPr>
          <w:rFonts w:ascii="Arial" w:eastAsiaTheme="minorEastAsia" w:hAnsi="Arial" w:cs="Arial"/>
        </w:rPr>
        <w:t xml:space="preserve">)  com 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0444D9">
        <w:rPr>
          <w:rFonts w:ascii="Arial" w:eastAsiaTheme="minorEastAsia" w:hAnsi="Arial" w:cs="Arial"/>
        </w:rPr>
        <w:t>.</w:t>
      </w:r>
    </w:p>
    <w:p w14:paraId="79B55A63" w14:textId="77777777" w:rsidR="00DE77E2" w:rsidRDefault="00DE77E2" w:rsidP="00BD61B6">
      <w:pPr>
        <w:spacing w:line="360" w:lineRule="auto"/>
        <w:ind w:firstLine="708"/>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77E2" w14:paraId="6812A5AC" w14:textId="77777777" w:rsidTr="00DE77E2">
        <w:tc>
          <w:tcPr>
            <w:tcW w:w="704" w:type="dxa"/>
          </w:tcPr>
          <w:p w14:paraId="09A8C5AA" w14:textId="77777777" w:rsidR="00DE77E2" w:rsidRDefault="00DE77E2" w:rsidP="00BD61B6">
            <w:pPr>
              <w:spacing w:line="360" w:lineRule="auto"/>
              <w:jc w:val="both"/>
              <w:rPr>
                <w:rFonts w:ascii="Arial" w:hAnsi="Arial" w:cs="Arial"/>
              </w:rPr>
            </w:pPr>
          </w:p>
        </w:tc>
        <w:tc>
          <w:tcPr>
            <w:tcW w:w="6946" w:type="dxa"/>
          </w:tcPr>
          <w:p w14:paraId="2AB3C3EE" w14:textId="2B4082C7" w:rsidR="00DE77E2"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e>
                        </m:d>
                      </m:e>
                      <m:sup>
                        <m:r>
                          <w:rPr>
                            <w:rFonts w:ascii="Cambria Math" w:eastAsiaTheme="minorEastAsia" w:hAnsi="Cambria Math" w:cs="Arial"/>
                            <w:sz w:val="28"/>
                            <w:szCs w:val="28"/>
                          </w:rPr>
                          <m:t>2</m:t>
                        </m:r>
                      </m:sup>
                    </m:sSup>
                  </m:e>
                </m:nary>
              </m:oMath>
            </m:oMathPara>
          </w:p>
        </w:tc>
        <w:tc>
          <w:tcPr>
            <w:tcW w:w="838" w:type="dxa"/>
            <w:vAlign w:val="center"/>
          </w:tcPr>
          <w:p w14:paraId="4D704BA4" w14:textId="39B9A89F" w:rsidR="00DE77E2" w:rsidRDefault="00DE77E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14</w:t>
            </w:r>
            <w:r>
              <w:rPr>
                <w:rFonts w:ascii="Arial" w:hAnsi="Arial" w:cs="Arial"/>
              </w:rPr>
              <w:fldChar w:fldCharType="end"/>
            </w:r>
            <w:r>
              <w:rPr>
                <w:rFonts w:ascii="Arial" w:hAnsi="Arial" w:cs="Arial"/>
              </w:rPr>
              <w:t>)</w:t>
            </w:r>
          </w:p>
        </w:tc>
      </w:tr>
    </w:tbl>
    <w:p w14:paraId="2CD581DF" w14:textId="38AE16AD" w:rsidR="00DE77E2" w:rsidRDefault="00DE77E2" w:rsidP="00BD61B6">
      <w:pPr>
        <w:spacing w:line="360" w:lineRule="auto"/>
        <w:jc w:val="both"/>
        <w:rPr>
          <w:rFonts w:ascii="Arial" w:eastAsiaTheme="minorEastAsia" w:hAnsi="Arial" w:cs="Arial"/>
        </w:rPr>
      </w:pPr>
    </w:p>
    <w:p w14:paraId="21FD9C0F" w14:textId="722FF6DF" w:rsidR="000444D9" w:rsidRDefault="000444D9" w:rsidP="00BD61B6">
      <w:pPr>
        <w:spacing w:line="360" w:lineRule="auto"/>
        <w:jc w:val="both"/>
        <w:rPr>
          <w:rFonts w:ascii="Arial" w:eastAsiaTheme="minorEastAsia" w:hAnsi="Arial" w:cs="Arial"/>
        </w:rPr>
      </w:pPr>
      <w:r>
        <w:rPr>
          <w:rFonts w:ascii="Arial" w:eastAsiaTheme="minorEastAsia" w:hAnsi="Arial" w:cs="Arial"/>
        </w:rPr>
        <w:tab/>
        <w:t xml:space="preserve">Assim como os </w:t>
      </w:r>
      <w:r w:rsidR="008627CA">
        <w:rPr>
          <w:rFonts w:ascii="Arial" w:eastAsiaTheme="minorEastAsia" w:hAnsi="Arial" w:cs="Arial"/>
        </w:rPr>
        <w:t xml:space="preserve">resíduos, é possível calcular a soma dos quadrados da regressão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e>
        </m:d>
      </m:oMath>
      <w:r w:rsidR="008627CA">
        <w:rPr>
          <w:rFonts w:ascii="Arial" w:eastAsiaTheme="minorEastAsia" w:hAnsi="Arial" w:cs="Arial"/>
        </w:rPr>
        <w:t xml:space="preserve">  que consiste na </w:t>
      </w:r>
      <w:r w:rsidR="0019676D">
        <w:rPr>
          <w:rFonts w:ascii="Arial" w:eastAsiaTheme="minorEastAsia" w:hAnsi="Arial" w:cs="Arial"/>
        </w:rPr>
        <w:t xml:space="preserve">soma das diferenças ao quadrado dos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A36D3F">
        <w:rPr>
          <w:rFonts w:ascii="Arial" w:eastAsiaTheme="minorEastAsia" w:hAnsi="Arial" w:cs="Arial"/>
        </w:rPr>
        <w:t xml:space="preserve"> da média dos valores observados (</w:t>
      </w:r>
      <m:oMath>
        <m:acc>
          <m:accPr>
            <m:chr m:val="̅"/>
            <m:ctrlPr>
              <w:rPr>
                <w:rFonts w:ascii="Cambria Math" w:eastAsiaTheme="minorEastAsia" w:hAnsi="Cambria Math" w:cs="Arial"/>
                <w:i/>
              </w:rPr>
            </m:ctrlPr>
          </m:accPr>
          <m:e>
            <m:r>
              <w:rPr>
                <w:rFonts w:ascii="Cambria Math" w:eastAsiaTheme="minorEastAsia" w:hAnsi="Cambria Math" w:cs="Arial"/>
              </w:rPr>
              <m:t>y</m:t>
            </m:r>
          </m:e>
        </m:acc>
      </m:oMath>
      <w:r w:rsidR="00A36D3F">
        <w:rPr>
          <w:rFonts w:ascii="Arial" w:eastAsiaTheme="minorEastAsia" w:hAnsi="Arial" w:cs="Arial"/>
        </w:rPr>
        <w:t>).</w:t>
      </w:r>
    </w:p>
    <w:p w14:paraId="324FF26E" w14:textId="77777777" w:rsidR="00A36D3F" w:rsidRDefault="00A36D3F"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36D3F" w14:paraId="031768DC" w14:textId="77777777" w:rsidTr="005D4D07">
        <w:tc>
          <w:tcPr>
            <w:tcW w:w="704" w:type="dxa"/>
          </w:tcPr>
          <w:p w14:paraId="5D40D269" w14:textId="77777777" w:rsidR="00A36D3F" w:rsidRDefault="00A36D3F" w:rsidP="00BD61B6">
            <w:pPr>
              <w:spacing w:line="360" w:lineRule="auto"/>
              <w:jc w:val="both"/>
              <w:rPr>
                <w:rFonts w:ascii="Arial" w:hAnsi="Arial" w:cs="Arial"/>
              </w:rPr>
            </w:pPr>
          </w:p>
        </w:tc>
        <w:tc>
          <w:tcPr>
            <w:tcW w:w="6946" w:type="dxa"/>
          </w:tcPr>
          <w:p w14:paraId="1AD4F7E3" w14:textId="417DE9E9" w:rsidR="00A36D3F"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d>
                      </m:e>
                      <m:sup>
                        <m:r>
                          <w:rPr>
                            <w:rFonts w:ascii="Cambria Math" w:eastAsiaTheme="minorEastAsia" w:hAnsi="Cambria Math" w:cs="Arial"/>
                            <w:sz w:val="28"/>
                            <w:szCs w:val="28"/>
                          </w:rPr>
                          <m:t>2</m:t>
                        </m:r>
                      </m:sup>
                    </m:sSup>
                  </m:e>
                </m:nary>
              </m:oMath>
            </m:oMathPara>
          </w:p>
        </w:tc>
        <w:tc>
          <w:tcPr>
            <w:tcW w:w="838" w:type="dxa"/>
            <w:vAlign w:val="center"/>
          </w:tcPr>
          <w:p w14:paraId="77368EF6" w14:textId="22F4DD83" w:rsidR="00A36D3F" w:rsidRDefault="00A36D3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15</w:t>
            </w:r>
            <w:r>
              <w:rPr>
                <w:rFonts w:ascii="Arial" w:hAnsi="Arial" w:cs="Arial"/>
              </w:rPr>
              <w:fldChar w:fldCharType="end"/>
            </w:r>
            <w:r>
              <w:rPr>
                <w:rFonts w:ascii="Arial" w:hAnsi="Arial" w:cs="Arial"/>
              </w:rPr>
              <w:t>)</w:t>
            </w:r>
          </w:p>
        </w:tc>
      </w:tr>
    </w:tbl>
    <w:p w14:paraId="6028F7F3" w14:textId="51C3BD45" w:rsidR="00A36D3F" w:rsidRDefault="00A36D3F" w:rsidP="00BD61B6">
      <w:pPr>
        <w:spacing w:line="360" w:lineRule="auto"/>
        <w:jc w:val="both"/>
        <w:rPr>
          <w:rFonts w:ascii="Arial" w:eastAsiaTheme="minorEastAsia" w:hAnsi="Arial" w:cs="Arial"/>
        </w:rPr>
      </w:pPr>
    </w:p>
    <w:p w14:paraId="4AB1C8E0" w14:textId="3D4A70B1" w:rsidR="005D4D07" w:rsidRDefault="005D4D07" w:rsidP="00BD61B6">
      <w:pPr>
        <w:spacing w:line="360" w:lineRule="auto"/>
        <w:jc w:val="both"/>
        <w:rPr>
          <w:rFonts w:ascii="Arial" w:eastAsiaTheme="minorEastAsia" w:hAnsi="Arial" w:cs="Arial"/>
        </w:rPr>
      </w:pPr>
      <w:r>
        <w:rPr>
          <w:rFonts w:ascii="Arial" w:eastAsiaTheme="minorEastAsia" w:hAnsi="Arial" w:cs="Arial"/>
        </w:rPr>
        <w:tab/>
        <w:t xml:space="preserve">De posse dos termos calculados, podemos </w:t>
      </w:r>
      <w:r w:rsidR="00F03DE1">
        <w:rPr>
          <w:rFonts w:ascii="Arial" w:eastAsiaTheme="minorEastAsia" w:hAnsi="Arial" w:cs="Arial"/>
        </w:rPr>
        <w:t xml:space="preserve">obter a soma dos quadrados totais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m:t>
        </m:r>
      </m:oMath>
      <w:r w:rsidR="00F03DE1">
        <w:rPr>
          <w:rFonts w:ascii="Arial" w:eastAsiaTheme="minorEastAsia" w:hAnsi="Arial" w:cs="Arial"/>
        </w:rPr>
        <w:t xml:space="preserve"> da forma abaixo e reescrever quaisquer temos em função de outro.</w:t>
      </w:r>
    </w:p>
    <w:p w14:paraId="720328A3" w14:textId="77777777" w:rsidR="00826823" w:rsidRDefault="00826823" w:rsidP="00BD61B6">
      <w:pPr>
        <w:spacing w:line="360" w:lineRule="auto"/>
        <w:ind w:firstLine="708"/>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03DE1" w14:paraId="4606AD56" w14:textId="77777777" w:rsidTr="00E84E91">
        <w:tc>
          <w:tcPr>
            <w:tcW w:w="704" w:type="dxa"/>
          </w:tcPr>
          <w:p w14:paraId="1BB77C7E" w14:textId="77777777" w:rsidR="00F03DE1" w:rsidRDefault="00F03DE1" w:rsidP="00BD61B6">
            <w:pPr>
              <w:spacing w:line="360" w:lineRule="auto"/>
              <w:jc w:val="both"/>
              <w:rPr>
                <w:rFonts w:ascii="Arial" w:hAnsi="Arial" w:cs="Arial"/>
              </w:rPr>
            </w:pPr>
          </w:p>
        </w:tc>
        <w:tc>
          <w:tcPr>
            <w:tcW w:w="6946" w:type="dxa"/>
          </w:tcPr>
          <w:p w14:paraId="692FB451" w14:textId="635EF0BD" w:rsidR="00F03DE1"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T</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oMath>
            </m:oMathPara>
          </w:p>
        </w:tc>
        <w:tc>
          <w:tcPr>
            <w:tcW w:w="838" w:type="dxa"/>
          </w:tcPr>
          <w:p w14:paraId="66257502" w14:textId="5ED9A3B7" w:rsidR="00F03DE1" w:rsidRDefault="00F03DE1" w:rsidP="00BD61B6">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16</w:t>
            </w:r>
            <w:r>
              <w:rPr>
                <w:rFonts w:ascii="Arial" w:hAnsi="Arial" w:cs="Arial"/>
              </w:rPr>
              <w:fldChar w:fldCharType="end"/>
            </w:r>
            <w:r>
              <w:rPr>
                <w:rFonts w:ascii="Arial" w:hAnsi="Arial" w:cs="Arial"/>
              </w:rPr>
              <w:t>)</w:t>
            </w:r>
          </w:p>
        </w:tc>
      </w:tr>
    </w:tbl>
    <w:p w14:paraId="58FC6C9A" w14:textId="10049AE8" w:rsidR="0098648C" w:rsidRDefault="0098648C" w:rsidP="00BD61B6">
      <w:pPr>
        <w:spacing w:line="360" w:lineRule="auto"/>
        <w:rPr>
          <w:rFonts w:ascii="Arial" w:eastAsiaTheme="minorEastAsia" w:hAnsi="Arial" w:cs="Arial"/>
        </w:rPr>
      </w:pPr>
    </w:p>
    <w:p w14:paraId="2A5B19CA" w14:textId="77C9A498" w:rsidR="00053326" w:rsidRDefault="00C0479A" w:rsidP="00BD61B6">
      <w:pPr>
        <w:spacing w:line="360" w:lineRule="auto"/>
        <w:jc w:val="both"/>
        <w:rPr>
          <w:rFonts w:ascii="Arial" w:eastAsiaTheme="minorEastAsia" w:hAnsi="Arial" w:cs="Arial"/>
        </w:rPr>
      </w:pPr>
      <w:r>
        <w:rPr>
          <w:rFonts w:ascii="Arial" w:eastAsiaTheme="minorEastAsia" w:hAnsi="Arial" w:cs="Arial"/>
        </w:rPr>
        <w:tab/>
        <w:t xml:space="preserve">Segundo </w:t>
      </w:r>
      <w:r w:rsidR="002A70DA">
        <w:rPr>
          <w:rFonts w:ascii="Arial" w:eastAsiaTheme="minorEastAsia" w:hAnsi="Arial" w:cs="Arial"/>
        </w:rPr>
        <w:t>Montgomery et al (2003)</w:t>
      </w:r>
      <w:r w:rsidR="002E231D">
        <w:rPr>
          <w:rFonts w:ascii="Arial" w:eastAsiaTheme="minorEastAsia" w:hAnsi="Arial" w:cs="Arial"/>
        </w:rPr>
        <w:t xml:space="preserve">, reescrevendo a equação (14) em termos de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2E231D">
        <w:rPr>
          <w:rFonts w:ascii="Arial" w:eastAsiaTheme="minorEastAsia" w:hAnsi="Arial" w:cs="Arial"/>
        </w:rPr>
        <w:t xml:space="preserve">, temos que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oMath>
      <w:r w:rsidR="003A261C">
        <w:rPr>
          <w:rFonts w:ascii="Arial" w:eastAsiaTheme="minorEastAsia" w:hAnsi="Arial" w:cs="Arial"/>
        </w:rPr>
        <w:t xml:space="preserve"> que </w:t>
      </w:r>
      <w:r w:rsidR="00053326">
        <w:rPr>
          <w:rFonts w:ascii="Arial" w:eastAsiaTheme="minorEastAsia" w:hAnsi="Arial" w:cs="Arial"/>
        </w:rPr>
        <w:t>é:</w:t>
      </w:r>
    </w:p>
    <w:p w14:paraId="3EB86476" w14:textId="77777777" w:rsidR="00374E7F" w:rsidRPr="00053326" w:rsidRDefault="00374E7F" w:rsidP="00BD61B6">
      <w:pPr>
        <w:spacing w:line="360" w:lineRule="auto"/>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053326" w14:paraId="1361A22E" w14:textId="77777777" w:rsidTr="00E84E91">
        <w:tc>
          <w:tcPr>
            <w:tcW w:w="704" w:type="dxa"/>
          </w:tcPr>
          <w:p w14:paraId="4F927636" w14:textId="77777777" w:rsidR="00053326" w:rsidRDefault="00053326" w:rsidP="00BD61B6">
            <w:pPr>
              <w:spacing w:line="360" w:lineRule="auto"/>
              <w:jc w:val="both"/>
              <w:rPr>
                <w:rFonts w:ascii="Arial" w:hAnsi="Arial" w:cs="Arial"/>
              </w:rPr>
            </w:pPr>
          </w:p>
        </w:tc>
        <w:tc>
          <w:tcPr>
            <w:tcW w:w="6946" w:type="dxa"/>
          </w:tcPr>
          <w:p w14:paraId="40CDD3F4" w14:textId="34CE320E" w:rsidR="00053326"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y</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-n</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oMath>
            </m:oMathPara>
          </w:p>
        </w:tc>
        <w:tc>
          <w:tcPr>
            <w:tcW w:w="838" w:type="dxa"/>
          </w:tcPr>
          <w:p w14:paraId="3349056B" w14:textId="3B66EA23" w:rsidR="00053326" w:rsidRDefault="00053326" w:rsidP="00BD61B6">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17</w:t>
            </w:r>
            <w:r>
              <w:rPr>
                <w:rFonts w:ascii="Arial" w:hAnsi="Arial" w:cs="Arial"/>
              </w:rPr>
              <w:fldChar w:fldCharType="end"/>
            </w:r>
            <w:r>
              <w:rPr>
                <w:rFonts w:ascii="Arial" w:hAnsi="Arial" w:cs="Arial"/>
              </w:rPr>
              <w:t>)</w:t>
            </w:r>
          </w:p>
        </w:tc>
      </w:tr>
    </w:tbl>
    <w:p w14:paraId="209489A7" w14:textId="0F0BB7AF" w:rsidR="00053326" w:rsidRPr="00053326" w:rsidRDefault="00053326" w:rsidP="00BD61B6">
      <w:pPr>
        <w:spacing w:line="360" w:lineRule="auto"/>
        <w:rPr>
          <w:rFonts w:ascii="Arial" w:eastAsiaTheme="minorEastAsia" w:hAnsi="Arial" w:cs="Arial"/>
        </w:rPr>
      </w:pPr>
    </w:p>
    <w:p w14:paraId="080528D5" w14:textId="0AE17474" w:rsidR="006D6DCF" w:rsidRDefault="004F1120" w:rsidP="00BD61B6">
      <w:pPr>
        <w:spacing w:line="360" w:lineRule="auto"/>
        <w:jc w:val="both"/>
        <w:rPr>
          <w:rFonts w:ascii="Arial" w:eastAsiaTheme="minorEastAsia" w:hAnsi="Arial" w:cs="Arial"/>
        </w:rPr>
      </w:pPr>
      <w:r>
        <w:rPr>
          <w:rFonts w:ascii="Arial" w:hAnsi="Arial" w:cs="Arial"/>
        </w:rPr>
        <w:lastRenderedPageBreak/>
        <w:tab/>
        <w:t xml:space="preserve">Tomando a esperança dos </w:t>
      </w:r>
      <w:r w:rsidR="00B11985">
        <w:rPr>
          <w:rFonts w:ascii="Arial" w:hAnsi="Arial" w:cs="Arial"/>
        </w:rPr>
        <w:t>termos e</w:t>
      </w:r>
      <w:r>
        <w:rPr>
          <w:rFonts w:ascii="Arial" w:hAnsi="Arial" w:cs="Arial"/>
        </w:rPr>
        <w:t xml:space="preserve"> reescrevendo a equação, </w:t>
      </w:r>
      <w:r w:rsidR="002A70DA">
        <w:rPr>
          <w:rFonts w:ascii="Arial" w:hAnsi="Arial" w:cs="Arial"/>
        </w:rPr>
        <w:t>Montgomery et al (2003)</w:t>
      </w:r>
      <w:r w:rsidR="00C95E3F">
        <w:rPr>
          <w:rFonts w:ascii="Arial" w:hAnsi="Arial" w:cs="Arial"/>
        </w:rPr>
        <w:t xml:space="preserve"> explicam que um estimador</w:t>
      </w:r>
      <w:r w:rsidR="00B11985">
        <w:rPr>
          <w:rFonts w:ascii="Arial" w:hAnsi="Arial" w:cs="Arial"/>
        </w:rPr>
        <w:t xml:space="preserve"> não tendencioso para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sidR="00B11985">
        <w:rPr>
          <w:rFonts w:ascii="Arial" w:eastAsiaTheme="minorEastAsia" w:hAnsi="Arial" w:cs="Arial"/>
        </w:rPr>
        <w:t xml:space="preserve"> é:</w:t>
      </w:r>
    </w:p>
    <w:p w14:paraId="7F39F789" w14:textId="77777777" w:rsidR="00B11985" w:rsidRDefault="00B11985"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11985" w14:paraId="1F5E4C85" w14:textId="77777777" w:rsidTr="00B11985">
        <w:tc>
          <w:tcPr>
            <w:tcW w:w="704" w:type="dxa"/>
          </w:tcPr>
          <w:p w14:paraId="5FBC830C" w14:textId="77777777" w:rsidR="00B11985" w:rsidRDefault="00B11985" w:rsidP="00BD61B6">
            <w:pPr>
              <w:spacing w:line="360" w:lineRule="auto"/>
              <w:jc w:val="both"/>
              <w:rPr>
                <w:rFonts w:ascii="Arial" w:hAnsi="Arial" w:cs="Arial"/>
              </w:rPr>
            </w:pPr>
          </w:p>
        </w:tc>
        <w:commentRangeStart w:id="74"/>
        <w:commentRangeStart w:id="75"/>
        <w:tc>
          <w:tcPr>
            <w:tcW w:w="6946" w:type="dxa"/>
          </w:tcPr>
          <w:p w14:paraId="5DFC4870" w14:textId="2A8082AC" w:rsidR="00B11985" w:rsidRPr="00323572" w:rsidRDefault="00000000" w:rsidP="00BD61B6">
            <w:pPr>
              <w:spacing w:line="360" w:lineRule="auto"/>
              <w:jc w:val="both"/>
              <w:rPr>
                <w:rFonts w:ascii="Arial" w:eastAsiaTheme="minorEastAsia" w:hAnsi="Arial" w:cs="Arial"/>
              </w:rPr>
            </w:pPr>
            <m:oMathPara>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σ</m:t>
                    </m:r>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r>
                      <w:rPr>
                        <w:rFonts w:ascii="Cambria Math" w:eastAsiaTheme="minorEastAsia" w:hAnsi="Cambria Math" w:cs="Arial"/>
                        <w:sz w:val="28"/>
                        <w:szCs w:val="28"/>
                      </w:rPr>
                      <m:t>n-p</m:t>
                    </m:r>
                  </m:den>
                </m:f>
                <m:r>
                  <w:rPr>
                    <w:rFonts w:ascii="Cambria Math" w:eastAsiaTheme="minorEastAsia" w:hAnsi="Cambria Math" w:cs="Arial"/>
                    <w:sz w:val="28"/>
                    <w:szCs w:val="28"/>
                  </w:rPr>
                  <m:t xml:space="preserve">  </m:t>
                </m:r>
                <w:commentRangeEnd w:id="74"/>
                <m:r>
                  <m:rPr>
                    <m:sty m:val="p"/>
                  </m:rPr>
                  <w:rPr>
                    <w:rStyle w:val="CommentReference"/>
                  </w:rPr>
                  <w:commentReference w:id="74"/>
                </m:r>
                <w:commentRangeEnd w:id="75"/>
                <m:r>
                  <m:rPr>
                    <m:sty m:val="p"/>
                  </m:rPr>
                  <w:rPr>
                    <w:rStyle w:val="CommentReference"/>
                  </w:rPr>
                  <w:commentReference w:id="75"/>
                </m:r>
              </m:oMath>
            </m:oMathPara>
          </w:p>
        </w:tc>
        <w:tc>
          <w:tcPr>
            <w:tcW w:w="838" w:type="dxa"/>
            <w:vAlign w:val="center"/>
          </w:tcPr>
          <w:p w14:paraId="3273CBCD" w14:textId="523109A6" w:rsidR="00B11985" w:rsidRDefault="00B11985"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18</w:t>
            </w:r>
            <w:r>
              <w:rPr>
                <w:rFonts w:ascii="Arial" w:hAnsi="Arial" w:cs="Arial"/>
              </w:rPr>
              <w:fldChar w:fldCharType="end"/>
            </w:r>
            <w:r>
              <w:rPr>
                <w:rFonts w:ascii="Arial" w:hAnsi="Arial" w:cs="Arial"/>
              </w:rPr>
              <w:t>)</w:t>
            </w:r>
          </w:p>
        </w:tc>
      </w:tr>
    </w:tbl>
    <w:p w14:paraId="735C9F67" w14:textId="77777777" w:rsidR="002A22F4" w:rsidRDefault="002A22F4" w:rsidP="00BD61B6">
      <w:pPr>
        <w:spacing w:line="360" w:lineRule="auto"/>
        <w:rPr>
          <w:rFonts w:ascii="Arial" w:hAnsi="Arial" w:cs="Arial"/>
        </w:rPr>
      </w:pPr>
    </w:p>
    <w:p w14:paraId="6F4EA481" w14:textId="00039DB5" w:rsidR="00C56372" w:rsidRDefault="00C56372" w:rsidP="00BD61B6">
      <w:pPr>
        <w:spacing w:line="360" w:lineRule="auto"/>
        <w:rPr>
          <w:rFonts w:ascii="Arial" w:hAnsi="Arial" w:cs="Arial"/>
        </w:rPr>
      </w:pPr>
      <w:r>
        <w:rPr>
          <w:rFonts w:ascii="Arial" w:hAnsi="Arial" w:cs="Arial"/>
        </w:rPr>
        <w:tab/>
        <w:t xml:space="preserve">Para regressões univariada, </w:t>
      </w:r>
      <m:oMath>
        <m:r>
          <w:rPr>
            <w:rFonts w:ascii="Cambria Math" w:hAnsi="Cambria Math" w:cs="Arial"/>
          </w:rPr>
          <m:t>p</m:t>
        </m:r>
      </m:oMath>
      <w:r>
        <w:rPr>
          <w:rFonts w:ascii="Arial" w:hAnsi="Arial" w:cs="Arial"/>
        </w:rPr>
        <w:t xml:space="preserve"> assume o valor numérico de 2.</w:t>
      </w:r>
    </w:p>
    <w:p w14:paraId="1F6E8DAF" w14:textId="77777777" w:rsidR="00CC154A" w:rsidRDefault="00CC154A" w:rsidP="00BD61B6">
      <w:pPr>
        <w:spacing w:line="360" w:lineRule="auto"/>
        <w:jc w:val="both"/>
        <w:rPr>
          <w:rFonts w:ascii="Arial" w:hAnsi="Arial" w:cs="Arial"/>
          <w:b/>
          <w:bCs/>
        </w:rPr>
      </w:pPr>
    </w:p>
    <w:p w14:paraId="23832F28" w14:textId="1D9DFE9A" w:rsidR="00CC154A" w:rsidRDefault="00CC154A" w:rsidP="00BD61B6">
      <w:pPr>
        <w:spacing w:line="360" w:lineRule="auto"/>
        <w:jc w:val="both"/>
        <w:rPr>
          <w:rFonts w:ascii="Arial" w:hAnsi="Arial" w:cs="Arial"/>
          <w:b/>
          <w:bCs/>
        </w:rPr>
      </w:pPr>
      <w:r>
        <w:rPr>
          <w:rFonts w:ascii="Arial" w:hAnsi="Arial" w:cs="Arial"/>
          <w:b/>
          <w:bCs/>
        </w:rPr>
        <w:t>2.1.</w:t>
      </w:r>
      <w:r w:rsidR="004905E5">
        <w:rPr>
          <w:rFonts w:ascii="Arial" w:hAnsi="Arial" w:cs="Arial"/>
          <w:b/>
          <w:bCs/>
        </w:rPr>
        <w:t>5</w:t>
      </w:r>
      <w:r>
        <w:rPr>
          <w:rFonts w:ascii="Arial" w:hAnsi="Arial" w:cs="Arial"/>
          <w:b/>
          <w:bCs/>
        </w:rPr>
        <w:t xml:space="preserve"> Testes de hipótese e análise de resíduos</w:t>
      </w:r>
    </w:p>
    <w:p w14:paraId="4EBC37D1" w14:textId="0658DA40" w:rsidR="004905E5" w:rsidRDefault="004905E5" w:rsidP="00BD61B6">
      <w:pPr>
        <w:spacing w:line="360" w:lineRule="auto"/>
        <w:jc w:val="both"/>
        <w:rPr>
          <w:rFonts w:ascii="Arial" w:hAnsi="Arial" w:cs="Arial"/>
        </w:rPr>
      </w:pPr>
    </w:p>
    <w:p w14:paraId="6E6219FF" w14:textId="066DCA44" w:rsidR="00CF0496" w:rsidRPr="00CF0496" w:rsidRDefault="00CF0496" w:rsidP="00BD61B6">
      <w:pPr>
        <w:spacing w:line="360" w:lineRule="auto"/>
        <w:jc w:val="both"/>
        <w:rPr>
          <w:rFonts w:ascii="Arial" w:hAnsi="Arial" w:cs="Arial"/>
          <w:b/>
          <w:bCs/>
        </w:rPr>
      </w:pPr>
      <w:r w:rsidRPr="00CF0496">
        <w:rPr>
          <w:rFonts w:ascii="Arial" w:hAnsi="Arial" w:cs="Arial"/>
          <w:b/>
          <w:bCs/>
        </w:rPr>
        <w:t>2.1.5.1 Teste de significância (Teste F)</w:t>
      </w:r>
    </w:p>
    <w:p w14:paraId="52CB0582" w14:textId="77777777" w:rsidR="00CF0496" w:rsidRDefault="00CF0496" w:rsidP="00BD61B6">
      <w:pPr>
        <w:spacing w:line="360" w:lineRule="auto"/>
        <w:ind w:firstLine="708"/>
        <w:jc w:val="both"/>
        <w:rPr>
          <w:rFonts w:ascii="Arial" w:hAnsi="Arial" w:cs="Arial"/>
        </w:rPr>
      </w:pPr>
    </w:p>
    <w:p w14:paraId="5BA8C5EA" w14:textId="1426D221" w:rsidR="00F15FCB" w:rsidRDefault="004905E5" w:rsidP="00BD61B6">
      <w:pPr>
        <w:spacing w:line="360" w:lineRule="auto"/>
        <w:ind w:firstLine="708"/>
        <w:jc w:val="both"/>
        <w:rPr>
          <w:rFonts w:ascii="Arial" w:hAnsi="Arial" w:cs="Arial"/>
        </w:rPr>
      </w:pPr>
      <w:r>
        <w:rPr>
          <w:rFonts w:ascii="Arial" w:hAnsi="Arial" w:cs="Arial"/>
        </w:rPr>
        <w:t>Conforme descrito anteriormente, Sharpe et al (2003) explicitam a necessidade de verificar as adequações do modelo</w:t>
      </w:r>
      <w:r w:rsidR="00E10878">
        <w:rPr>
          <w:rFonts w:ascii="Arial" w:hAnsi="Arial" w:cs="Arial"/>
        </w:rPr>
        <w:t xml:space="preserve">. O teste de significância, ou </w:t>
      </w:r>
      <w:r w:rsidR="001938E5">
        <w:rPr>
          <w:rFonts w:ascii="Arial" w:hAnsi="Arial" w:cs="Arial"/>
        </w:rPr>
        <w:t>teste F</w:t>
      </w:r>
      <w:r w:rsidR="004C245D">
        <w:rPr>
          <w:rFonts w:ascii="Arial" w:hAnsi="Arial" w:cs="Arial"/>
        </w:rPr>
        <w:t xml:space="preserve">, </w:t>
      </w:r>
      <w:r w:rsidR="004C245D" w:rsidRPr="004C245D">
        <w:rPr>
          <w:rFonts w:ascii="Arial" w:hAnsi="Arial" w:cs="Arial"/>
        </w:rPr>
        <w:t xml:space="preserve">verifica se existe uma relação linear entre a variável resposta e </w:t>
      </w:r>
      <w:r w:rsidR="00F15FCB">
        <w:rPr>
          <w:rFonts w:ascii="Arial" w:hAnsi="Arial" w:cs="Arial"/>
        </w:rPr>
        <w:t>o as variáveis independentes repressoras.</w:t>
      </w:r>
      <w:r w:rsidR="00CC1A37" w:rsidRPr="00CC1A37">
        <w:t xml:space="preserve"> </w:t>
      </w:r>
      <w:r w:rsidR="00CC1A37" w:rsidRPr="00CC1A37">
        <w:rPr>
          <w:rFonts w:ascii="Arial" w:hAnsi="Arial" w:cs="Arial"/>
        </w:rPr>
        <w:t>O teste de significância envolve o cálculo d</w:t>
      </w:r>
      <w:r w:rsidR="00CC1A37">
        <w:rPr>
          <w:rFonts w:ascii="Arial" w:hAnsi="Arial" w:cs="Arial"/>
        </w:rPr>
        <w:t>e um</w:t>
      </w:r>
      <w:r w:rsidR="00CC1A37" w:rsidRPr="00CC1A37">
        <w:rPr>
          <w:rFonts w:ascii="Arial" w:hAnsi="Arial" w:cs="Arial"/>
        </w:rPr>
        <w:t xml:space="preserve"> valor-p, que é a probabilidade de obter um resultado igual ou mais extremo do que o observado, assumindo que a hipótese nula é verdadeira. Se o valor-p for menor do que um nível de significância pré-determinado</w:t>
      </w:r>
      <w:r w:rsidR="00CC1A37">
        <w:rPr>
          <w:rFonts w:ascii="Arial" w:hAnsi="Arial" w:cs="Arial"/>
        </w:rPr>
        <w:t xml:space="preserve"> </w:t>
      </w:r>
      <w:r w:rsidR="00CC1A37" w:rsidRPr="00CC1A37">
        <w:rPr>
          <w:rFonts w:ascii="Arial" w:hAnsi="Arial" w:cs="Arial"/>
        </w:rPr>
        <w:t>a hipótese nula é rejeitada, indicando que há evidências estatísticas suficientes para suportar a hipótese alternativa de que há uma relação linear significativa entre as variáveis independentes e dependentes</w:t>
      </w:r>
      <w:r w:rsidR="00A20D3A">
        <w:rPr>
          <w:rFonts w:ascii="Arial" w:hAnsi="Arial" w:cs="Arial"/>
        </w:rPr>
        <w:t xml:space="preserve">. </w:t>
      </w:r>
      <w:r w:rsidR="00973BBD">
        <w:rPr>
          <w:rFonts w:ascii="Arial" w:hAnsi="Arial" w:cs="Arial"/>
        </w:rPr>
        <w:t>As hipóteses são:</w:t>
      </w:r>
    </w:p>
    <w:p w14:paraId="640B656B" w14:textId="77777777" w:rsidR="00973BBD" w:rsidRDefault="00973BBD"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973BBD" w14:paraId="41D1A717" w14:textId="77777777" w:rsidTr="00A87179">
        <w:tc>
          <w:tcPr>
            <w:tcW w:w="704" w:type="dxa"/>
          </w:tcPr>
          <w:p w14:paraId="116A56B2" w14:textId="77777777" w:rsidR="00973BBD" w:rsidRDefault="00973BBD" w:rsidP="00BD61B6">
            <w:pPr>
              <w:spacing w:line="360" w:lineRule="auto"/>
              <w:jc w:val="both"/>
              <w:rPr>
                <w:rFonts w:ascii="Arial" w:hAnsi="Arial" w:cs="Arial"/>
              </w:rPr>
            </w:pPr>
          </w:p>
        </w:tc>
        <w:tc>
          <w:tcPr>
            <w:tcW w:w="6946" w:type="dxa"/>
          </w:tcPr>
          <w:p w14:paraId="378C9752" w14:textId="404FAE72" w:rsidR="00973BBD" w:rsidRPr="00323572" w:rsidRDefault="00973BBD" w:rsidP="00BD61B6">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r>
                          <w:rPr>
                            <w:rFonts w:ascii="Cambria Math" w:eastAsiaTheme="minorEastAsia" w:hAnsi="Cambria Math" w:cs="Arial"/>
                            <w:sz w:val="28"/>
                            <w:szCs w:val="28"/>
                          </w:rPr>
                          <m:t xml:space="preserve">=  0  </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w:commentRangeStart w:id="76"/>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 xml:space="preserve">j </m:t>
                            </m:r>
                          </m:sub>
                        </m:sSub>
                        <m:r>
                          <w:rPr>
                            <w:rFonts w:ascii="Cambria Math" w:eastAsiaTheme="minorEastAsia" w:hAnsi="Cambria Math" w:cs="Arial"/>
                            <w:sz w:val="28"/>
                            <w:szCs w:val="28"/>
                          </w:rPr>
                          <m:t>≠0</m:t>
                        </m:r>
                        <w:commentRangeEnd w:id="76"/>
                        <m:r>
                          <m:rPr>
                            <m:sty m:val="p"/>
                          </m:rPr>
                          <w:rPr>
                            <w:rStyle w:val="CommentReference"/>
                          </w:rPr>
                          <w:commentReference w:id="76"/>
                        </m:r>
                        <m:r>
                          <w:rPr>
                            <w:rFonts w:ascii="Cambria Math" w:eastAsiaTheme="minorEastAsia" w:hAnsi="Cambria Math" w:cs="Arial"/>
                            <w:sz w:val="28"/>
                            <w:szCs w:val="28"/>
                          </w:rPr>
                          <m:t xml:space="preserve">                         </m:t>
                        </m:r>
                      </m:e>
                    </m:eqArr>
                  </m:e>
                </m:d>
              </m:oMath>
            </m:oMathPara>
          </w:p>
        </w:tc>
        <w:tc>
          <w:tcPr>
            <w:tcW w:w="838" w:type="dxa"/>
            <w:vAlign w:val="center"/>
          </w:tcPr>
          <w:p w14:paraId="27960885" w14:textId="05E0F099" w:rsidR="00973BBD" w:rsidRDefault="00973BB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19</w:t>
            </w:r>
            <w:r>
              <w:rPr>
                <w:rFonts w:ascii="Arial" w:hAnsi="Arial" w:cs="Arial"/>
              </w:rPr>
              <w:fldChar w:fldCharType="end"/>
            </w:r>
            <w:r>
              <w:rPr>
                <w:rFonts w:ascii="Arial" w:hAnsi="Arial" w:cs="Arial"/>
              </w:rPr>
              <w:t>)</w:t>
            </w:r>
          </w:p>
        </w:tc>
      </w:tr>
    </w:tbl>
    <w:p w14:paraId="1310F820" w14:textId="5ECD9F6F" w:rsidR="00973BBD" w:rsidRPr="004905E5" w:rsidRDefault="00973BBD" w:rsidP="00BD61B6">
      <w:pPr>
        <w:spacing w:line="360" w:lineRule="auto"/>
        <w:jc w:val="both"/>
        <w:rPr>
          <w:rFonts w:ascii="Arial" w:hAnsi="Arial" w:cs="Arial"/>
        </w:rPr>
      </w:pPr>
    </w:p>
    <w:p w14:paraId="48294203" w14:textId="77777777" w:rsidR="00EA0712" w:rsidRDefault="00A87179">
      <w:pPr>
        <w:spacing w:line="360" w:lineRule="auto"/>
        <w:rPr>
          <w:rFonts w:ascii="Arial" w:eastAsiaTheme="minorEastAsia" w:hAnsi="Arial" w:cs="Arial"/>
        </w:rPr>
        <w:pPrChange w:id="77" w:author="Igor Mazzeto" w:date="2023-04-30T11:20:00Z">
          <w:pPr/>
        </w:pPrChange>
      </w:pPr>
      <w:r>
        <w:rPr>
          <w:rFonts w:ascii="Arial" w:hAnsi="Arial" w:cs="Arial"/>
        </w:rPr>
        <w:tab/>
        <w:t>A est</w:t>
      </w:r>
      <w:r w:rsidR="00EA0712">
        <w:rPr>
          <w:rFonts w:ascii="Arial" w:hAnsi="Arial" w:cs="Arial"/>
        </w:rPr>
        <w:t xml:space="preserve">atística F é descrita por </w:t>
      </w:r>
      <w:r w:rsidR="00EA0712">
        <w:rPr>
          <w:rFonts w:ascii="Arial" w:eastAsiaTheme="minorEastAsia" w:hAnsi="Arial" w:cs="Arial"/>
        </w:rPr>
        <w:t>Montgomery et al (2003) como:</w:t>
      </w:r>
    </w:p>
    <w:p w14:paraId="42FEDA8F" w14:textId="77777777" w:rsidR="00EA0712" w:rsidRDefault="00EA0712">
      <w:pPr>
        <w:spacing w:line="360" w:lineRule="auto"/>
        <w:rPr>
          <w:rFonts w:ascii="Arial" w:eastAsiaTheme="minorEastAsia" w:hAnsi="Arial" w:cs="Arial"/>
        </w:rPr>
        <w:pPrChange w:id="78" w:author="Igor Mazzeto" w:date="2023-04-30T11:20: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A0712" w14:paraId="4E854C75" w14:textId="77777777" w:rsidTr="00620F88">
        <w:tc>
          <w:tcPr>
            <w:tcW w:w="704" w:type="dxa"/>
          </w:tcPr>
          <w:p w14:paraId="423C5ACD" w14:textId="77777777" w:rsidR="00EA0712" w:rsidRDefault="00EA0712" w:rsidP="00BD61B6">
            <w:pPr>
              <w:spacing w:line="360" w:lineRule="auto"/>
              <w:jc w:val="both"/>
              <w:rPr>
                <w:rFonts w:ascii="Arial" w:hAnsi="Arial" w:cs="Arial"/>
              </w:rPr>
            </w:pPr>
          </w:p>
        </w:tc>
        <w:tc>
          <w:tcPr>
            <w:tcW w:w="6946" w:type="dxa"/>
          </w:tcPr>
          <w:p w14:paraId="20744D61" w14:textId="16D21183" w:rsidR="00EA0712"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num>
                      <m:den>
                        <m:r>
                          <w:rPr>
                            <w:rFonts w:ascii="Cambria Math" w:eastAsiaTheme="minorEastAsia" w:hAnsi="Cambria Math" w:cs="Arial"/>
                            <w:sz w:val="28"/>
                            <w:szCs w:val="28"/>
                          </w:rPr>
                          <m:t>k</m:t>
                        </m:r>
                      </m:den>
                    </m:f>
                  </m:num>
                  <m:den>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d>
                          <m:dPr>
                            <m:ctrlPr>
                              <w:rPr>
                                <w:rFonts w:ascii="Cambria Math" w:eastAsiaTheme="minorEastAsia" w:hAnsi="Cambria Math" w:cs="Arial"/>
                                <w:i/>
                                <w:sz w:val="28"/>
                                <w:szCs w:val="28"/>
                              </w:rPr>
                            </m:ctrlPr>
                          </m:dPr>
                          <m:e>
                            <m:r>
                              <w:rPr>
                                <w:rFonts w:ascii="Cambria Math" w:eastAsiaTheme="minorEastAsia" w:hAnsi="Cambria Math" w:cs="Arial"/>
                                <w:sz w:val="28"/>
                                <w:szCs w:val="28"/>
                              </w:rPr>
                              <m:t>n-p</m:t>
                            </m:r>
                          </m:e>
                        </m:d>
                      </m:den>
                    </m:f>
                  </m:den>
                </m:f>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R</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E</m:t>
                        </m:r>
                      </m:sub>
                    </m:sSub>
                  </m:den>
                </m:f>
                <m:r>
                  <w:rPr>
                    <w:rFonts w:ascii="Cambria Math" w:eastAsiaTheme="minorEastAsia" w:hAnsi="Cambria Math" w:cs="Arial"/>
                    <w:sz w:val="28"/>
                    <w:szCs w:val="28"/>
                  </w:rPr>
                  <m:t xml:space="preserve"> </m:t>
                </m:r>
              </m:oMath>
            </m:oMathPara>
          </w:p>
        </w:tc>
        <w:tc>
          <w:tcPr>
            <w:tcW w:w="838" w:type="dxa"/>
            <w:vAlign w:val="center"/>
          </w:tcPr>
          <w:p w14:paraId="28C95316" w14:textId="0042B7A9" w:rsidR="00EA0712" w:rsidRDefault="00EA071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20</w:t>
            </w:r>
            <w:r>
              <w:rPr>
                <w:rFonts w:ascii="Arial" w:hAnsi="Arial" w:cs="Arial"/>
              </w:rPr>
              <w:fldChar w:fldCharType="end"/>
            </w:r>
            <w:r>
              <w:rPr>
                <w:rFonts w:ascii="Arial" w:hAnsi="Arial" w:cs="Arial"/>
              </w:rPr>
              <w:t>)</w:t>
            </w:r>
          </w:p>
        </w:tc>
      </w:tr>
    </w:tbl>
    <w:p w14:paraId="41B01F49" w14:textId="048BC48D" w:rsidR="002A22F4" w:rsidRDefault="002A22F4">
      <w:pPr>
        <w:spacing w:line="360" w:lineRule="auto"/>
        <w:rPr>
          <w:rFonts w:ascii="Arial" w:hAnsi="Arial" w:cs="Arial"/>
        </w:rPr>
        <w:pPrChange w:id="79" w:author="Igor Mazzeto" w:date="2023-04-30T11:20:00Z">
          <w:pPr/>
        </w:pPrChange>
      </w:pPr>
    </w:p>
    <w:p w14:paraId="7B239822" w14:textId="749A6641" w:rsidR="00EF40FD" w:rsidRDefault="00EF40FD">
      <w:pPr>
        <w:spacing w:line="360" w:lineRule="auto"/>
        <w:rPr>
          <w:rFonts w:ascii="Arial" w:eastAsiaTheme="minorEastAsia" w:hAnsi="Arial" w:cs="Arial"/>
        </w:rPr>
        <w:pPrChange w:id="80" w:author="Igor Mazzeto" w:date="2023-04-30T11:20:00Z">
          <w:pPr/>
        </w:pPrChange>
      </w:pPr>
      <w:r>
        <w:rPr>
          <w:rFonts w:ascii="Arial" w:hAnsi="Arial" w:cs="Arial"/>
        </w:rPr>
        <w:tab/>
        <w:t xml:space="preserve">Rejeita-se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quando</w:t>
      </w:r>
      <w:r w:rsidR="00620F88">
        <w:rPr>
          <w:rFonts w:ascii="Arial" w:eastAsiaTheme="minorEastAsia" w:hAnsi="Arial" w:cs="Arial"/>
        </w:rPr>
        <w:t>:</w:t>
      </w:r>
    </w:p>
    <w:p w14:paraId="752A9815" w14:textId="77777777" w:rsidR="00620F88" w:rsidRDefault="00620F88">
      <w:pPr>
        <w:spacing w:line="360" w:lineRule="auto"/>
        <w:rPr>
          <w:rFonts w:ascii="Arial" w:eastAsiaTheme="minorEastAsia" w:hAnsi="Arial" w:cs="Arial"/>
        </w:rPr>
        <w:pPrChange w:id="81" w:author="Igor Mazzeto" w:date="2023-04-30T11:20: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20F88" w14:paraId="3A825F0E" w14:textId="77777777" w:rsidTr="00620F88">
        <w:tc>
          <w:tcPr>
            <w:tcW w:w="704" w:type="dxa"/>
          </w:tcPr>
          <w:p w14:paraId="1769FC7C" w14:textId="77777777" w:rsidR="00620F88" w:rsidRDefault="00620F88" w:rsidP="00BD61B6">
            <w:pPr>
              <w:spacing w:line="360" w:lineRule="auto"/>
              <w:jc w:val="both"/>
              <w:rPr>
                <w:rFonts w:ascii="Arial" w:hAnsi="Arial" w:cs="Arial"/>
              </w:rPr>
            </w:pPr>
          </w:p>
        </w:tc>
        <w:tc>
          <w:tcPr>
            <w:tcW w:w="6946" w:type="dxa"/>
          </w:tcPr>
          <w:p w14:paraId="5807D7F8" w14:textId="5FD477C1" w:rsidR="00620F88" w:rsidRPr="00323572" w:rsidRDefault="00000000" w:rsidP="00BD61B6">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α,k,n-p</m:t>
                    </m:r>
                  </m:sub>
                </m:sSub>
              </m:oMath>
            </m:oMathPara>
          </w:p>
        </w:tc>
        <w:tc>
          <w:tcPr>
            <w:tcW w:w="838" w:type="dxa"/>
            <w:vAlign w:val="center"/>
          </w:tcPr>
          <w:p w14:paraId="3FF52467" w14:textId="192BB309" w:rsidR="00620F88" w:rsidRDefault="00620F88"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21</w:t>
            </w:r>
            <w:r>
              <w:rPr>
                <w:rFonts w:ascii="Arial" w:hAnsi="Arial" w:cs="Arial"/>
              </w:rPr>
              <w:fldChar w:fldCharType="end"/>
            </w:r>
            <w:r>
              <w:rPr>
                <w:rFonts w:ascii="Arial" w:hAnsi="Arial" w:cs="Arial"/>
              </w:rPr>
              <w:t>)</w:t>
            </w:r>
          </w:p>
        </w:tc>
      </w:tr>
    </w:tbl>
    <w:p w14:paraId="0AE1B647" w14:textId="77777777" w:rsidR="00A57353" w:rsidRDefault="00A57353" w:rsidP="00BD61B6">
      <w:pPr>
        <w:spacing w:line="360" w:lineRule="auto"/>
        <w:jc w:val="both"/>
        <w:rPr>
          <w:rFonts w:ascii="Arial" w:hAnsi="Arial" w:cs="Arial"/>
          <w:b/>
          <w:bCs/>
        </w:rPr>
      </w:pPr>
    </w:p>
    <w:p w14:paraId="29300115" w14:textId="1B28E4E4" w:rsidR="00CF0496" w:rsidRPr="00CF0496" w:rsidRDefault="00CF0496" w:rsidP="00BD61B6">
      <w:pPr>
        <w:spacing w:line="360" w:lineRule="auto"/>
        <w:jc w:val="both"/>
        <w:rPr>
          <w:rFonts w:ascii="Arial" w:hAnsi="Arial" w:cs="Arial"/>
          <w:b/>
          <w:bCs/>
        </w:rPr>
      </w:pPr>
      <w:r w:rsidRPr="00CF0496">
        <w:rPr>
          <w:rFonts w:ascii="Arial" w:hAnsi="Arial" w:cs="Arial"/>
          <w:b/>
          <w:bCs/>
        </w:rPr>
        <w:t>2.1.5.</w:t>
      </w:r>
      <w:r w:rsidR="00A74DCC">
        <w:rPr>
          <w:rFonts w:ascii="Arial" w:hAnsi="Arial" w:cs="Arial"/>
          <w:b/>
          <w:bCs/>
        </w:rPr>
        <w:t>2</w:t>
      </w:r>
      <w:r w:rsidRPr="00CF0496">
        <w:rPr>
          <w:rFonts w:ascii="Arial" w:hAnsi="Arial" w:cs="Arial"/>
          <w:b/>
          <w:bCs/>
        </w:rPr>
        <w:t xml:space="preserve"> </w:t>
      </w:r>
      <w:r w:rsidR="00B0689D">
        <w:rPr>
          <w:rFonts w:ascii="Arial" w:hAnsi="Arial" w:cs="Arial"/>
          <w:b/>
          <w:bCs/>
        </w:rPr>
        <w:t>Análise de resíduos</w:t>
      </w:r>
    </w:p>
    <w:p w14:paraId="1ECA10C8" w14:textId="48F2802E" w:rsidR="00000AF6" w:rsidRPr="00EA0712" w:rsidRDefault="00000AF6">
      <w:pPr>
        <w:spacing w:line="360" w:lineRule="auto"/>
        <w:rPr>
          <w:rFonts w:ascii="Arial" w:eastAsiaTheme="minorEastAsia" w:hAnsi="Arial" w:cs="Arial"/>
        </w:rPr>
        <w:pPrChange w:id="82" w:author="Igor Mazzeto" w:date="2023-04-30T11:20:00Z">
          <w:pPr/>
        </w:pPrChange>
      </w:pPr>
      <w:r>
        <w:rPr>
          <w:rFonts w:ascii="Arial" w:eastAsiaTheme="minorEastAsia" w:hAnsi="Arial" w:cs="Arial"/>
        </w:rPr>
        <w:tab/>
      </w:r>
    </w:p>
    <w:p w14:paraId="640C9208" w14:textId="071F70AC" w:rsidR="00253CFC" w:rsidRDefault="008031AF" w:rsidP="00BD61B6">
      <w:pPr>
        <w:spacing w:line="360" w:lineRule="auto"/>
        <w:ind w:firstLine="708"/>
        <w:jc w:val="both"/>
        <w:rPr>
          <w:rFonts w:ascii="Arial" w:hAnsi="Arial" w:cs="Arial"/>
        </w:rPr>
      </w:pPr>
      <w:r w:rsidRPr="008031AF">
        <w:rPr>
          <w:rFonts w:ascii="Arial" w:hAnsi="Arial" w:cs="Arial"/>
        </w:rPr>
        <w:t>A análise de resíduos é uma etapa crucial para avaliar a qualidade de ajuste de um modelo de regressão</w:t>
      </w:r>
      <w:r w:rsidR="00BF674A">
        <w:rPr>
          <w:rFonts w:ascii="Arial" w:hAnsi="Arial" w:cs="Arial"/>
        </w:rPr>
        <w:t>, segundo Pelli Neto (2003)</w:t>
      </w:r>
      <w:r w:rsidRPr="008031AF">
        <w:rPr>
          <w:rFonts w:ascii="Arial" w:hAnsi="Arial" w:cs="Arial"/>
        </w:rPr>
        <w:t xml:space="preserve">. </w:t>
      </w:r>
      <w:r w:rsidR="009315E1">
        <w:rPr>
          <w:rFonts w:ascii="Arial" w:hAnsi="Arial" w:cs="Arial"/>
        </w:rPr>
        <w:t xml:space="preserve">Para </w:t>
      </w:r>
      <w:r w:rsidR="009315E1">
        <w:rPr>
          <w:rFonts w:ascii="Arial" w:eastAsiaTheme="minorEastAsia" w:hAnsi="Arial" w:cs="Arial"/>
        </w:rPr>
        <w:t>Sharpe et al (2011) é</w:t>
      </w:r>
      <w:r w:rsidRPr="008031AF">
        <w:rPr>
          <w:rFonts w:ascii="Arial" w:hAnsi="Arial" w:cs="Arial"/>
        </w:rPr>
        <w:t xml:space="preserve"> necessário avaliar a homoscedasticidade, normalidade e não-correlação dos resíduos. A correlação entre os erros pode indicar que o modelo de regressão não é adequado para representar a relação de dependência entre as variáveis. A análise gráfica dos dados e dos resíduos pode ajudar a detectar essas características, especialmente em dados coletados ao longo do tempo.</w:t>
      </w:r>
    </w:p>
    <w:p w14:paraId="0D551EF6" w14:textId="4199EE3D" w:rsidR="00253CFC" w:rsidRDefault="002D2737" w:rsidP="00BD61B6">
      <w:pPr>
        <w:spacing w:line="360" w:lineRule="auto"/>
        <w:jc w:val="both"/>
        <w:rPr>
          <w:rFonts w:ascii="Arial" w:hAnsi="Arial" w:cs="Arial"/>
        </w:rPr>
      </w:pPr>
      <w:r>
        <w:rPr>
          <w:rFonts w:ascii="Arial" w:hAnsi="Arial" w:cs="Arial"/>
        </w:rPr>
        <w:tab/>
        <w:t>S</w:t>
      </w:r>
      <w:r w:rsidR="005A43FA">
        <w:rPr>
          <w:rFonts w:ascii="Arial" w:hAnsi="Arial" w:cs="Arial"/>
        </w:rPr>
        <w:t>ão métodos e testes amplamente utilizados para análise de resíduos:</w:t>
      </w:r>
    </w:p>
    <w:p w14:paraId="52600299" w14:textId="5FAB7F1B" w:rsidR="006D166F" w:rsidRDefault="00126793" w:rsidP="00BD61B6">
      <w:pPr>
        <w:pStyle w:val="ListParagraph"/>
        <w:numPr>
          <w:ilvl w:val="0"/>
          <w:numId w:val="8"/>
        </w:numPr>
        <w:spacing w:line="360" w:lineRule="auto"/>
        <w:jc w:val="both"/>
        <w:rPr>
          <w:rFonts w:ascii="Arial" w:hAnsi="Arial" w:cs="Arial"/>
        </w:rPr>
      </w:pPr>
      <w:r>
        <w:rPr>
          <w:rFonts w:ascii="Arial" w:hAnsi="Arial" w:cs="Arial"/>
        </w:rPr>
        <w:t>Gráfico Q-Q Plot para verificação de normalidade</w:t>
      </w:r>
      <w:r w:rsidR="00BE5280">
        <w:rPr>
          <w:rFonts w:ascii="Arial" w:hAnsi="Arial" w:cs="Arial"/>
        </w:rPr>
        <w:t>.</w:t>
      </w:r>
    </w:p>
    <w:p w14:paraId="29EB0C1D" w14:textId="7999153B" w:rsidR="00126793" w:rsidRDefault="00CA3042" w:rsidP="00BD61B6">
      <w:pPr>
        <w:pStyle w:val="ListParagraph"/>
        <w:numPr>
          <w:ilvl w:val="0"/>
          <w:numId w:val="8"/>
        </w:numPr>
        <w:spacing w:line="360" w:lineRule="auto"/>
        <w:jc w:val="both"/>
        <w:rPr>
          <w:rFonts w:ascii="Arial" w:hAnsi="Arial" w:cs="Arial"/>
        </w:rPr>
      </w:pPr>
      <w:r w:rsidRPr="006D166F">
        <w:rPr>
          <w:rFonts w:ascii="Arial" w:hAnsi="Arial" w:cs="Arial"/>
        </w:rPr>
        <w:t>Segundo Raza</w:t>
      </w:r>
      <w:r w:rsidR="006D166F" w:rsidRPr="006D166F">
        <w:rPr>
          <w:rFonts w:ascii="Arial" w:hAnsi="Arial" w:cs="Arial"/>
        </w:rPr>
        <w:t>li &amp; Wah (2011), para dar suporte aos métodos gráficos, métodos mais formais e numéricos devem ser realizados antes de tirar qualquer conclusão sobre a normalidade dos</w:t>
      </w:r>
      <w:r w:rsidR="006D166F">
        <w:rPr>
          <w:rFonts w:ascii="Arial" w:hAnsi="Arial" w:cs="Arial"/>
        </w:rPr>
        <w:t xml:space="preserve"> </w:t>
      </w:r>
      <w:r w:rsidR="00714D59" w:rsidRPr="006D166F">
        <w:rPr>
          <w:rFonts w:ascii="Arial" w:hAnsi="Arial" w:cs="Arial"/>
        </w:rPr>
        <w:t>sendo opções os testes de Anderson-Darling, Shapiro-Wilk</w:t>
      </w:r>
      <w:r w:rsidR="00F2369A" w:rsidRPr="006D166F">
        <w:rPr>
          <w:rFonts w:ascii="Arial" w:hAnsi="Arial" w:cs="Arial"/>
        </w:rPr>
        <w:t>, Kolmogorov-Smirnov</w:t>
      </w:r>
      <w:r w:rsidRPr="006D166F">
        <w:rPr>
          <w:rFonts w:ascii="Arial" w:hAnsi="Arial" w:cs="Arial"/>
        </w:rPr>
        <w:t xml:space="preserve"> e Lilliefors</w:t>
      </w:r>
      <w:r w:rsidR="006D166F">
        <w:rPr>
          <w:rFonts w:ascii="Arial" w:hAnsi="Arial" w:cs="Arial"/>
        </w:rPr>
        <w:t>.</w:t>
      </w:r>
    </w:p>
    <w:p w14:paraId="5993ECD2" w14:textId="1265DECD" w:rsidR="006D166F" w:rsidRDefault="00D40096" w:rsidP="00BD61B6">
      <w:pPr>
        <w:pStyle w:val="ListParagraph"/>
        <w:numPr>
          <w:ilvl w:val="0"/>
          <w:numId w:val="8"/>
        </w:numPr>
        <w:spacing w:line="360" w:lineRule="auto"/>
        <w:jc w:val="both"/>
        <w:rPr>
          <w:rFonts w:ascii="Arial" w:hAnsi="Arial" w:cs="Arial"/>
        </w:rPr>
      </w:pPr>
      <w:r>
        <w:rPr>
          <w:rFonts w:ascii="Arial" w:hAnsi="Arial" w:cs="Arial"/>
        </w:rPr>
        <w:t xml:space="preserve">Para teste da independência dos resíduos, o teste de Durbin-Watson </w:t>
      </w:r>
      <w:r w:rsidR="002D2148">
        <w:rPr>
          <w:rFonts w:ascii="Arial" w:hAnsi="Arial" w:cs="Arial"/>
        </w:rPr>
        <w:t>deve ser utilizado</w:t>
      </w:r>
      <w:r w:rsidR="000A0977">
        <w:rPr>
          <w:rFonts w:ascii="Arial" w:hAnsi="Arial" w:cs="Arial"/>
        </w:rPr>
        <w:t xml:space="preserve">, caso </w:t>
      </w:r>
      <w:r w:rsidR="00342DD8">
        <w:rPr>
          <w:rFonts w:ascii="Arial" w:hAnsi="Arial" w:cs="Arial"/>
        </w:rPr>
        <w:t>a independência seja violada, o modelo não r</w:t>
      </w:r>
      <w:r w:rsidR="00E72FEA">
        <w:rPr>
          <w:rFonts w:ascii="Arial" w:hAnsi="Arial" w:cs="Arial"/>
        </w:rPr>
        <w:t>epresenta de forma adequada a linearidade dos dados.</w:t>
      </w:r>
    </w:p>
    <w:p w14:paraId="66DFF47A" w14:textId="320E0A3C" w:rsidR="006D4E68" w:rsidRPr="006D4E68" w:rsidRDefault="006D4E68" w:rsidP="00BD61B6">
      <w:pPr>
        <w:pStyle w:val="ListParagraph"/>
        <w:numPr>
          <w:ilvl w:val="0"/>
          <w:numId w:val="8"/>
        </w:numPr>
        <w:spacing w:line="360" w:lineRule="auto"/>
        <w:jc w:val="both"/>
        <w:rPr>
          <w:rFonts w:ascii="Arial" w:hAnsi="Arial" w:cs="Arial"/>
        </w:rPr>
      </w:pPr>
      <w:r>
        <w:rPr>
          <w:rFonts w:ascii="Arial" w:hAnsi="Arial" w:cs="Arial"/>
        </w:rPr>
        <w:t>Gráfico de resíduos x valores ajustados para verificar homoscedasticidade</w:t>
      </w:r>
      <w:r w:rsidR="00BE5280">
        <w:rPr>
          <w:rFonts w:ascii="Arial" w:hAnsi="Arial" w:cs="Arial"/>
        </w:rPr>
        <w:t>.</w:t>
      </w:r>
    </w:p>
    <w:p w14:paraId="5D497DAE" w14:textId="77777777" w:rsidR="007303E3" w:rsidRDefault="00DD292B" w:rsidP="00BD61B6">
      <w:pPr>
        <w:pStyle w:val="ListParagraph"/>
        <w:numPr>
          <w:ilvl w:val="0"/>
          <w:numId w:val="8"/>
        </w:numPr>
        <w:spacing w:line="360" w:lineRule="auto"/>
        <w:jc w:val="both"/>
        <w:rPr>
          <w:rFonts w:ascii="Arial" w:hAnsi="Arial" w:cs="Arial"/>
        </w:rPr>
      </w:pPr>
      <w:r>
        <w:rPr>
          <w:rFonts w:ascii="Arial" w:hAnsi="Arial" w:cs="Arial"/>
        </w:rPr>
        <w:t xml:space="preserve">O pressuposto da homoscedasticidade </w:t>
      </w:r>
      <w:r w:rsidR="006D4E68">
        <w:rPr>
          <w:rFonts w:ascii="Arial" w:hAnsi="Arial" w:cs="Arial"/>
        </w:rPr>
        <w:t xml:space="preserve">dos resíduos também </w:t>
      </w:r>
      <w:r>
        <w:rPr>
          <w:rFonts w:ascii="Arial" w:hAnsi="Arial" w:cs="Arial"/>
        </w:rPr>
        <w:t>pode ser</w:t>
      </w:r>
      <w:r w:rsidR="006D4E68">
        <w:rPr>
          <w:rFonts w:ascii="Arial" w:hAnsi="Arial" w:cs="Arial"/>
        </w:rPr>
        <w:t xml:space="preserve"> verificado pelos testes de Breusch-Pagan ou Goldfeld-Quandt.</w:t>
      </w:r>
    </w:p>
    <w:p w14:paraId="2C3EB2D6" w14:textId="77777777" w:rsidR="007303E3" w:rsidRDefault="007303E3" w:rsidP="00BD61B6">
      <w:pPr>
        <w:spacing w:line="360" w:lineRule="auto"/>
        <w:ind w:firstLine="360"/>
        <w:jc w:val="both"/>
        <w:rPr>
          <w:rFonts w:ascii="Arial" w:hAnsi="Arial" w:cs="Arial"/>
        </w:rPr>
      </w:pPr>
    </w:p>
    <w:p w14:paraId="146E0508" w14:textId="18EF37DC" w:rsidR="00290BB9" w:rsidRDefault="00BD56A3" w:rsidP="00BD61B6">
      <w:pPr>
        <w:spacing w:line="360" w:lineRule="auto"/>
        <w:ind w:firstLine="360"/>
        <w:jc w:val="both"/>
        <w:rPr>
          <w:rFonts w:ascii="Arial" w:hAnsi="Arial" w:cs="Arial"/>
        </w:rPr>
      </w:pPr>
      <w:r w:rsidRPr="007303E3">
        <w:rPr>
          <w:rFonts w:ascii="Arial" w:hAnsi="Arial" w:cs="Arial"/>
        </w:rPr>
        <w:t>Existem outros testes que podem ser utilizados para verificar a qualidade do ajuste do modelo em relação aos resíduos produzidos. Os descritos anteriormente são os mais utilizados pela literatura e que já podem detectar</w:t>
      </w:r>
      <w:r w:rsidR="00EE7BC6" w:rsidRPr="007303E3">
        <w:rPr>
          <w:rFonts w:ascii="Arial" w:hAnsi="Arial" w:cs="Arial"/>
        </w:rPr>
        <w:t xml:space="preserve"> sua adequação ou não.</w:t>
      </w:r>
    </w:p>
    <w:p w14:paraId="272C8A32" w14:textId="77777777" w:rsidR="00235BC6" w:rsidRDefault="00235BC6" w:rsidP="00BD61B6">
      <w:pPr>
        <w:spacing w:line="360" w:lineRule="auto"/>
        <w:jc w:val="both"/>
        <w:rPr>
          <w:rFonts w:ascii="Arial" w:hAnsi="Arial" w:cs="Arial"/>
        </w:rPr>
      </w:pPr>
    </w:p>
    <w:p w14:paraId="37B47A15" w14:textId="0E50A59D" w:rsidR="00235BC6" w:rsidRPr="00CF042A" w:rsidRDefault="00235BC6" w:rsidP="00BD61B6">
      <w:pPr>
        <w:spacing w:line="360" w:lineRule="auto"/>
        <w:jc w:val="both"/>
        <w:rPr>
          <w:rFonts w:ascii="Arial" w:hAnsi="Arial" w:cs="Arial"/>
          <w:b/>
          <w:bCs/>
        </w:rPr>
      </w:pPr>
      <w:r w:rsidRPr="00CF042A">
        <w:rPr>
          <w:rFonts w:ascii="Arial" w:hAnsi="Arial" w:cs="Arial"/>
          <w:b/>
          <w:bCs/>
        </w:rPr>
        <w:t xml:space="preserve">2.2 Modelos </w:t>
      </w:r>
      <w:r w:rsidR="00472474" w:rsidRPr="00CF042A">
        <w:rPr>
          <w:rFonts w:ascii="Arial" w:hAnsi="Arial" w:cs="Arial"/>
          <w:b/>
          <w:bCs/>
        </w:rPr>
        <w:t>L</w:t>
      </w:r>
      <w:r w:rsidRPr="00CF042A">
        <w:rPr>
          <w:rFonts w:ascii="Arial" w:hAnsi="Arial" w:cs="Arial"/>
          <w:b/>
          <w:bCs/>
        </w:rPr>
        <w:t xml:space="preserve">ineares </w:t>
      </w:r>
      <w:r w:rsidR="00472474" w:rsidRPr="00CF042A">
        <w:rPr>
          <w:rFonts w:ascii="Arial" w:hAnsi="Arial" w:cs="Arial"/>
          <w:b/>
          <w:bCs/>
        </w:rPr>
        <w:t>G</w:t>
      </w:r>
      <w:r w:rsidRPr="00CF042A">
        <w:rPr>
          <w:rFonts w:ascii="Arial" w:hAnsi="Arial" w:cs="Arial"/>
          <w:b/>
          <w:bCs/>
        </w:rPr>
        <w:t>eneralizados e regressão não-linear</w:t>
      </w:r>
    </w:p>
    <w:p w14:paraId="2E0EF47A" w14:textId="77777777" w:rsidR="00472474" w:rsidRDefault="00472474" w:rsidP="00BD61B6">
      <w:pPr>
        <w:spacing w:line="360" w:lineRule="auto"/>
        <w:jc w:val="both"/>
        <w:rPr>
          <w:rFonts w:ascii="Arial" w:hAnsi="Arial" w:cs="Arial"/>
        </w:rPr>
      </w:pPr>
    </w:p>
    <w:p w14:paraId="51561F1A" w14:textId="77777777" w:rsidR="00472474" w:rsidRDefault="00472474" w:rsidP="00BD61B6">
      <w:pPr>
        <w:spacing w:line="360" w:lineRule="auto"/>
        <w:ind w:firstLine="708"/>
        <w:jc w:val="both"/>
        <w:rPr>
          <w:rFonts w:ascii="Arial" w:hAnsi="Arial" w:cs="Arial"/>
        </w:rPr>
      </w:pPr>
      <w:r w:rsidRPr="00472474">
        <w:rPr>
          <w:rFonts w:ascii="Arial" w:hAnsi="Arial" w:cs="Arial"/>
        </w:rPr>
        <w:lastRenderedPageBreak/>
        <w:t xml:space="preserve">Modelos Lineares Generalizados (MLG) são uma extensão dos modelos lineares de regressão múltipla </w:t>
      </w:r>
      <w:r>
        <w:rPr>
          <w:rFonts w:ascii="Arial" w:hAnsi="Arial" w:cs="Arial"/>
        </w:rPr>
        <w:t xml:space="preserve">que foram </w:t>
      </w:r>
      <w:r w:rsidRPr="00472474">
        <w:rPr>
          <w:rFonts w:ascii="Arial" w:hAnsi="Arial" w:cs="Arial"/>
        </w:rPr>
        <w:t>propostos por Nelder e Wedderburn (1972)</w:t>
      </w:r>
      <w:r>
        <w:rPr>
          <w:rFonts w:ascii="Arial" w:hAnsi="Arial" w:cs="Arial"/>
        </w:rPr>
        <w:t>. A</w:t>
      </w:r>
      <w:r w:rsidRPr="00472474">
        <w:rPr>
          <w:rFonts w:ascii="Arial" w:hAnsi="Arial" w:cs="Arial"/>
        </w:rPr>
        <w:t>brange</w:t>
      </w:r>
      <w:r>
        <w:rPr>
          <w:rFonts w:ascii="Arial" w:hAnsi="Arial" w:cs="Arial"/>
        </w:rPr>
        <w:t>m</w:t>
      </w:r>
      <w:r w:rsidRPr="00472474">
        <w:rPr>
          <w:rFonts w:ascii="Arial" w:hAnsi="Arial" w:cs="Arial"/>
        </w:rPr>
        <w:t xml:space="preserve"> uma ampla gama de modelos estatísticos aplicáveis em diversas áreas de pesquisa. Os </w:t>
      </w:r>
      <w:r>
        <w:rPr>
          <w:rFonts w:ascii="Arial" w:hAnsi="Arial" w:cs="Arial"/>
        </w:rPr>
        <w:t>MLG</w:t>
      </w:r>
      <w:r w:rsidRPr="00472474">
        <w:rPr>
          <w:rFonts w:ascii="Arial" w:hAnsi="Arial" w:cs="Arial"/>
        </w:rPr>
        <w:t xml:space="preserve"> apresentam vantagens em relação aos modelos clássicos, pois permitem a modelagem de variáveis resposta que seguem a família exponencial de distribuições, como por exemplo, distribuição binomial, Poisson e gama.</w:t>
      </w:r>
    </w:p>
    <w:p w14:paraId="21187969" w14:textId="3B4496B3" w:rsidR="00472474" w:rsidRDefault="00472474" w:rsidP="00BD61B6">
      <w:pPr>
        <w:spacing w:line="360" w:lineRule="auto"/>
        <w:ind w:firstLine="708"/>
        <w:jc w:val="both"/>
        <w:rPr>
          <w:rFonts w:ascii="Arial" w:hAnsi="Arial" w:cs="Arial"/>
        </w:rPr>
      </w:pPr>
      <w:r>
        <w:rPr>
          <w:rFonts w:ascii="Arial" w:hAnsi="Arial" w:cs="Arial"/>
        </w:rPr>
        <w:t>Outro ponto é que</w:t>
      </w:r>
      <w:r w:rsidRPr="00472474">
        <w:rPr>
          <w:rFonts w:ascii="Arial" w:hAnsi="Arial" w:cs="Arial"/>
        </w:rPr>
        <w:t xml:space="preserve"> os modelos lineares generalizados fornecem maior flexibilidade na relação funcional entre a média da variável resposta e o preditor linear. Isso é possível devido à introdução de uma função de ligação que pode ser escolhida de acordo com as características do problema em questão. Essa função não precisa ser necessariamente a identidade e pode assumir qualquer forma monótona não-linear.</w:t>
      </w:r>
    </w:p>
    <w:p w14:paraId="06F924D6" w14:textId="75D8BDFA" w:rsidR="007D1B8E" w:rsidRPr="007D1B8E" w:rsidRDefault="007D1B8E" w:rsidP="00BD61B6">
      <w:pPr>
        <w:spacing w:line="360" w:lineRule="auto"/>
        <w:ind w:firstLine="708"/>
        <w:jc w:val="both"/>
        <w:rPr>
          <w:rFonts w:ascii="Arial" w:hAnsi="Arial" w:cs="Arial"/>
        </w:rPr>
      </w:pPr>
      <w:r>
        <w:rPr>
          <w:rFonts w:ascii="Arial" w:hAnsi="Arial" w:cs="Arial"/>
        </w:rPr>
        <w:t xml:space="preserve">Os MLG estão dentro de uma classe notável dentro da estatística, a </w:t>
      </w:r>
      <w:r w:rsidRPr="007D1B8E">
        <w:rPr>
          <w:rFonts w:ascii="Arial" w:hAnsi="Arial" w:cs="Arial"/>
        </w:rPr>
        <w:t>família exponencial</w:t>
      </w:r>
      <w:r>
        <w:rPr>
          <w:rFonts w:ascii="Arial" w:hAnsi="Arial" w:cs="Arial"/>
        </w:rPr>
        <w:t>. A família exponencial</w:t>
      </w:r>
      <w:r w:rsidRPr="007D1B8E">
        <w:rPr>
          <w:rFonts w:ascii="Arial" w:hAnsi="Arial" w:cs="Arial"/>
        </w:rPr>
        <w:t xml:space="preserve"> de distribuições é uma classe paramétrica que engloba muitas distribuições conhecidas, como a distribuição normal, binomial, binomial negativa, gama, Poisson, normal inversa, multinominal, beta e logarítmica, entre outras. Essa família de distribuições apresenta propriedades estatísticas importantes, como a propriedade de suficiência estatística, que a tornam amplamente utilizada na teoria estatística.</w:t>
      </w:r>
    </w:p>
    <w:p w14:paraId="673D8EB1" w14:textId="18BE5EEC" w:rsidR="007D1B8E" w:rsidRPr="007D1B8E" w:rsidRDefault="007D1B8E" w:rsidP="00BD61B6">
      <w:pPr>
        <w:spacing w:line="360" w:lineRule="auto"/>
        <w:ind w:firstLine="708"/>
        <w:jc w:val="both"/>
        <w:rPr>
          <w:rFonts w:ascii="Arial" w:hAnsi="Arial" w:cs="Arial"/>
        </w:rPr>
      </w:pPr>
      <w:r w:rsidRPr="007D1B8E">
        <w:rPr>
          <w:rFonts w:ascii="Arial" w:hAnsi="Arial" w:cs="Arial"/>
        </w:rPr>
        <w:t>Na análise de modelos de regressão linear, é comum utilizar distribuições dentro da família exponencial como distribuições para a variável resposta. Isso ocorre devido às propriedades matemáticas convenientes dessas distribuições e à flexibilidade que elas oferecem para modelar a relação entre a média da variável resposta e os preditores.</w:t>
      </w:r>
    </w:p>
    <w:p w14:paraId="3116A9B6" w14:textId="02D15496" w:rsidR="007D1B8E" w:rsidRPr="007D1B8E" w:rsidRDefault="007D1B8E" w:rsidP="00BD61B6">
      <w:pPr>
        <w:spacing w:line="360" w:lineRule="auto"/>
        <w:ind w:firstLine="708"/>
        <w:jc w:val="both"/>
        <w:rPr>
          <w:rFonts w:ascii="Arial" w:hAnsi="Arial" w:cs="Arial"/>
        </w:rPr>
      </w:pPr>
      <w:r w:rsidRPr="007D1B8E">
        <w:rPr>
          <w:rFonts w:ascii="Arial" w:hAnsi="Arial" w:cs="Arial"/>
        </w:rPr>
        <w:t>É importante ressaltar que a família exponencial de distribuições não é restrita apenas a modelos de regressão linear, mas também pode ser utilizada em outras áreas da estatística, como em análise de sobrevivência e modelos de contagem.</w:t>
      </w:r>
    </w:p>
    <w:p w14:paraId="5B456A3A" w14:textId="09B40977" w:rsidR="00472474" w:rsidRDefault="00472474" w:rsidP="00BD61B6">
      <w:pPr>
        <w:spacing w:line="360" w:lineRule="auto"/>
        <w:jc w:val="both"/>
        <w:rPr>
          <w:rFonts w:ascii="Arial" w:hAnsi="Arial" w:cs="Arial"/>
        </w:rPr>
      </w:pPr>
      <w:r>
        <w:rPr>
          <w:rFonts w:ascii="Arial" w:hAnsi="Arial" w:cs="Arial"/>
        </w:rPr>
        <w:tab/>
        <w:t xml:space="preserve">Os modelos lineares </w:t>
      </w:r>
      <w:r w:rsidR="007D1B8E">
        <w:rPr>
          <w:rFonts w:ascii="Arial" w:hAnsi="Arial" w:cs="Arial"/>
        </w:rPr>
        <w:t xml:space="preserve">da família exponencial </w:t>
      </w:r>
      <w:r>
        <w:rPr>
          <w:rFonts w:ascii="Arial" w:hAnsi="Arial" w:cs="Arial"/>
        </w:rPr>
        <w:t>podem ser escritos de forma generalizada como:</w:t>
      </w:r>
    </w:p>
    <w:p w14:paraId="0B35BAE5" w14:textId="77777777" w:rsidR="004619EC" w:rsidRDefault="004619EC"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72474" w14:paraId="38B54D9E" w14:textId="77777777" w:rsidTr="00C94ABC">
        <w:tc>
          <w:tcPr>
            <w:tcW w:w="704" w:type="dxa"/>
          </w:tcPr>
          <w:p w14:paraId="3F987469" w14:textId="77777777" w:rsidR="00472474" w:rsidRDefault="00472474" w:rsidP="00BD61B6">
            <w:pPr>
              <w:spacing w:line="360" w:lineRule="auto"/>
              <w:jc w:val="both"/>
              <w:rPr>
                <w:rFonts w:ascii="Arial" w:hAnsi="Arial" w:cs="Arial"/>
              </w:rPr>
            </w:pPr>
          </w:p>
        </w:tc>
        <w:tc>
          <w:tcPr>
            <w:tcW w:w="6946" w:type="dxa"/>
          </w:tcPr>
          <w:p w14:paraId="56B6A874" w14:textId="71ED95A5" w:rsidR="00472474" w:rsidRPr="00472474" w:rsidRDefault="00472DD6" w:rsidP="00BD61B6">
            <w:pPr>
              <w:spacing w:line="360" w:lineRule="auto"/>
              <w:jc w:val="both"/>
              <w:rPr>
                <w:rFonts w:ascii="Arial" w:eastAsiaTheme="minorEastAsia" w:hAnsi="Arial" w:cs="Arial"/>
                <w:i/>
                <w:lang w:val="en-US"/>
              </w:rPr>
            </w:pPr>
            <m:oMathPara>
              <m:oMath>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lang w:val="en-US"/>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,ϕ</m:t>
                    </m:r>
                  </m:e>
                </m:d>
                <m:r>
                  <w:rPr>
                    <w:rFonts w:ascii="Cambria Math" w:eastAsiaTheme="minorEastAsia" w:hAnsi="Cambria Math" w:cs="Arial"/>
                  </w:rPr>
                  <m:t>=</m:t>
                </m:r>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sSup>
                              <m:sSupPr>
                                <m:ctrlPr>
                                  <w:rPr>
                                    <w:rFonts w:ascii="Cambria Math" w:eastAsiaTheme="minorEastAsia" w:hAnsi="Cambria Math" w:cs="Arial"/>
                                    <w:i/>
                                    <w:lang w:val="en-US"/>
                                  </w:rPr>
                                </m:ctrlPr>
                              </m:sSupPr>
                              <m:e>
                                <m:r>
                                  <w:rPr>
                                    <w:rFonts w:ascii="Cambria Math" w:eastAsiaTheme="minorEastAsia" w:hAnsi="Cambria Math" w:cs="Arial"/>
                                    <w:lang w:val="en-US"/>
                                  </w:rPr>
                                  <m:t>a</m:t>
                                </m:r>
                              </m:e>
                              <m:sup>
                                <m:r>
                                  <w:rPr>
                                    <w:rFonts w:ascii="Cambria Math" w:eastAsiaTheme="minorEastAsia" w:hAnsi="Cambria Math" w:cs="Arial"/>
                                    <w:lang w:val="en-US"/>
                                  </w:rPr>
                                  <m:t>-1</m:t>
                                </m:r>
                              </m:sup>
                            </m:sSup>
                            <m:r>
                              <w:rPr>
                                <w:rFonts w:ascii="Cambria Math" w:eastAsiaTheme="minorEastAsia" w:hAnsi="Cambria Math" w:cs="Arial"/>
                                <w:lang w:val="en-US"/>
                              </w:rPr>
                              <m:t>(ϕ</m:t>
                            </m:r>
                          </m:e>
                          <m:sup>
                            <m:r>
                              <w:rPr>
                                <w:rFonts w:ascii="Cambria Math" w:eastAsiaTheme="minorEastAsia" w:hAnsi="Cambria Math" w:cs="Arial"/>
                                <w:lang w:val="en-US"/>
                              </w:rPr>
                              <m:t>-1</m:t>
                            </m:r>
                          </m:sup>
                        </m:sSup>
                      </m:e>
                    </m:d>
                  </m:e>
                </m:func>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-b</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e>
                    </m:d>
                    <m:ctrlPr>
                      <w:rPr>
                        <w:rFonts w:ascii="Cambria Math" w:eastAsiaTheme="minorEastAsia" w:hAnsi="Cambria Math" w:cs="Arial"/>
                        <w:i/>
                      </w:rPr>
                    </m:ctrlPr>
                  </m:e>
                </m:d>
                <m:r>
                  <w:rPr>
                    <w:rFonts w:ascii="Cambria Math" w:eastAsiaTheme="minorEastAsia" w:hAnsi="Cambria Math" w:cs="Arial"/>
                  </w:rPr>
                  <m:t>+c</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,ϕ</m:t>
                    </m:r>
                  </m:e>
                </m:d>
              </m:oMath>
            </m:oMathPara>
          </w:p>
        </w:tc>
        <w:tc>
          <w:tcPr>
            <w:tcW w:w="838" w:type="dxa"/>
            <w:vAlign w:val="center"/>
          </w:tcPr>
          <w:p w14:paraId="38693F7C" w14:textId="1AE8C46B" w:rsidR="00472474" w:rsidRDefault="00472474"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22</w:t>
            </w:r>
            <w:r>
              <w:rPr>
                <w:rFonts w:ascii="Arial" w:hAnsi="Arial" w:cs="Arial"/>
              </w:rPr>
              <w:fldChar w:fldCharType="end"/>
            </w:r>
            <w:r>
              <w:rPr>
                <w:rFonts w:ascii="Arial" w:hAnsi="Arial" w:cs="Arial"/>
              </w:rPr>
              <w:t>)</w:t>
            </w:r>
          </w:p>
        </w:tc>
      </w:tr>
    </w:tbl>
    <w:p w14:paraId="0840EABC" w14:textId="65768FBF" w:rsidR="00472474" w:rsidRDefault="00472474" w:rsidP="00BD61B6">
      <w:pPr>
        <w:spacing w:line="360" w:lineRule="auto"/>
        <w:jc w:val="both"/>
        <w:rPr>
          <w:rFonts w:ascii="Arial" w:hAnsi="Arial" w:cs="Arial"/>
        </w:rPr>
      </w:pPr>
    </w:p>
    <w:p w14:paraId="2F837596" w14:textId="2607D9AE" w:rsidR="00C94ABC" w:rsidRDefault="00472474" w:rsidP="00BD61B6">
      <w:pPr>
        <w:spacing w:line="360" w:lineRule="auto"/>
        <w:jc w:val="both"/>
        <w:rPr>
          <w:rFonts w:ascii="Arial" w:eastAsiaTheme="minorEastAsia" w:hAnsi="Arial" w:cs="Arial"/>
        </w:rPr>
      </w:pPr>
      <w:r>
        <w:rPr>
          <w:rFonts w:ascii="Arial" w:hAnsi="Arial" w:cs="Arial"/>
        </w:rPr>
        <w:lastRenderedPageBreak/>
        <w:tab/>
        <w:t>Onde</w:t>
      </w:r>
      <w:r w:rsidR="00C94ABC">
        <w:rPr>
          <w:rFonts w:ascii="Arial" w:hAnsi="Arial" w:cs="Arial"/>
        </w:rPr>
        <w:t xml:space="preserve">, </w:t>
      </w:r>
      <m:oMath>
        <m:r>
          <w:rPr>
            <w:rFonts w:ascii="Cambria Math" w:hAnsi="Cambria Math" w:cs="Arial"/>
          </w:rPr>
          <m:t>a</m:t>
        </m:r>
        <m:d>
          <m:dPr>
            <m:ctrlPr>
              <w:rPr>
                <w:rFonts w:ascii="Cambria Math" w:hAnsi="Cambria Math" w:cs="Arial"/>
                <w:i/>
              </w:rPr>
            </m:ctrlPr>
          </m:dPr>
          <m:e>
            <m:r>
              <w:rPr>
                <w:rFonts w:ascii="Cambria Math" w:hAnsi="Cambria Math" w:cs="Arial"/>
              </w:rPr>
              <m:t>.</m:t>
            </m:r>
          </m:e>
        </m:d>
        <m:r>
          <w:rPr>
            <w:rFonts w:ascii="Cambria Math" w:hAnsi="Cambria Math" w:cs="Arial"/>
          </w:rPr>
          <m:t>,b</m:t>
        </m:r>
        <m:d>
          <m:dPr>
            <m:ctrlPr>
              <w:rPr>
                <w:rFonts w:ascii="Cambria Math" w:hAnsi="Cambria Math" w:cs="Arial"/>
                <w:i/>
              </w:rPr>
            </m:ctrlPr>
          </m:dPr>
          <m:e>
            <m:r>
              <w:rPr>
                <w:rFonts w:ascii="Cambria Math" w:hAnsi="Cambria Math" w:cs="Arial"/>
              </w:rPr>
              <m:t>.</m:t>
            </m:r>
          </m:e>
        </m:d>
        <m:r>
          <w:rPr>
            <w:rFonts w:ascii="Cambria Math" w:hAnsi="Cambria Math" w:cs="Arial"/>
          </w:rPr>
          <m:t>ec</m:t>
        </m:r>
        <m:d>
          <m:dPr>
            <m:ctrlPr>
              <w:rPr>
                <w:rFonts w:ascii="Cambria Math" w:hAnsi="Cambria Math" w:cs="Arial"/>
                <w:i/>
              </w:rPr>
            </m:ctrlPr>
          </m:dPr>
          <m:e>
            <m:r>
              <w:rPr>
                <w:rFonts w:ascii="Cambria Math" w:hAnsi="Cambria Math" w:cs="Arial"/>
              </w:rPr>
              <m:t>.</m:t>
            </m:r>
          </m:e>
        </m:d>
      </m:oMath>
      <w:r w:rsidR="00C94ABC">
        <w:rPr>
          <w:rFonts w:ascii="Arial" w:eastAsiaTheme="minorEastAsia" w:hAnsi="Arial" w:cs="Arial"/>
        </w:rPr>
        <w:t xml:space="preserve"> são conhecidos, </w:t>
      </w:r>
      <w:r>
        <w:rPr>
          <w:rFonts w:ascii="Arial" w:hAnsi="Arial" w:cs="Arial"/>
        </w:rPr>
        <w:t xml:space="preserve"> </w:t>
      </w:r>
      <m:oMath>
        <m:r>
          <w:rPr>
            <w:rFonts w:ascii="Cambria Math" w:eastAsiaTheme="minorEastAsia" w:hAnsi="Cambria Math" w:cs="Arial"/>
          </w:rPr>
          <m:t xml:space="preserve">ϕ&gt;0 </m:t>
        </m:r>
      </m:oMath>
      <w:r w:rsidR="00C94ABC">
        <w:rPr>
          <w:rFonts w:ascii="Arial" w:eastAsiaTheme="minorEastAsia" w:hAnsi="Arial" w:cs="Arial"/>
        </w:rPr>
        <w:t xml:space="preserve"> é o parâmetro de disperão conhecido e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oMath>
      <w:r w:rsidR="00C94ABC">
        <w:rPr>
          <w:rFonts w:ascii="Arial" w:eastAsiaTheme="minorEastAsia" w:hAnsi="Arial" w:cs="Arial"/>
        </w:rPr>
        <w:t xml:space="preserve"> o parâmetro canônico. Segundo Costa (2019), </w:t>
      </w:r>
      <m:oMath>
        <m:r>
          <w:rPr>
            <w:rFonts w:ascii="Cambria Math" w:eastAsiaTheme="minorEastAsia" w:hAnsi="Cambria Math" w:cs="Arial"/>
          </w:rPr>
          <m:t>ϕ</m:t>
        </m:r>
      </m:oMath>
      <w:r w:rsidR="00C94ABC">
        <w:rPr>
          <w:rFonts w:ascii="Arial" w:eastAsiaTheme="minorEastAsia" w:hAnsi="Arial" w:cs="Arial"/>
        </w:rPr>
        <w:t xml:space="preserve"> está associado unicamente à variância da resposta. Segundo o autor, são propriedades da família exponencial: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6744"/>
        <w:gridCol w:w="830"/>
      </w:tblGrid>
      <w:tr w:rsidR="00C94ABC" w14:paraId="2305FF6E" w14:textId="77777777" w:rsidTr="00C94ABC">
        <w:tc>
          <w:tcPr>
            <w:tcW w:w="704" w:type="dxa"/>
          </w:tcPr>
          <w:p w14:paraId="741A491E" w14:textId="77777777" w:rsidR="00C94ABC" w:rsidRDefault="00C94ABC" w:rsidP="00BD61B6">
            <w:pPr>
              <w:spacing w:line="360" w:lineRule="auto"/>
              <w:jc w:val="both"/>
              <w:rPr>
                <w:rFonts w:ascii="Arial" w:hAnsi="Arial" w:cs="Arial"/>
              </w:rPr>
            </w:pPr>
            <w:r>
              <w:rPr>
                <w:rFonts w:ascii="Arial" w:eastAsiaTheme="minorEastAsia" w:hAnsi="Arial" w:cs="Arial"/>
              </w:rPr>
              <w:tab/>
            </w:r>
          </w:p>
        </w:tc>
        <w:tc>
          <w:tcPr>
            <w:tcW w:w="6946" w:type="dxa"/>
          </w:tcPr>
          <w:p w14:paraId="2F740560" w14:textId="786E16E0" w:rsidR="00C94ABC" w:rsidRPr="00C94ABC" w:rsidRDefault="00C94ABC" w:rsidP="00BD61B6">
            <w:pPr>
              <w:spacing w:line="360" w:lineRule="auto"/>
              <w:jc w:val="both"/>
              <w:rPr>
                <w:rFonts w:ascii="Arial" w:eastAsiaTheme="minorEastAsia" w:hAnsi="Arial" w:cs="Arial"/>
              </w:rPr>
            </w:pPr>
            <m:oMathPara>
              <m:oMath>
                <m:r>
                  <w:rPr>
                    <w:rFonts w:ascii="Cambria Math" w:hAnsi="Cambria Math" w:cs="Arial"/>
                  </w:rPr>
                  <m:t>E</m:t>
                </m:r>
                <m:d>
                  <m:dPr>
                    <m:ctrlPr>
                      <w:rPr>
                        <w:rFonts w:ascii="Cambria Math" w:hAnsi="Cambria Math" w:cs="Arial"/>
                        <w:i/>
                      </w:rPr>
                    </m:ctrlPr>
                  </m:dPr>
                  <m:e>
                    <m:r>
                      <w:rPr>
                        <w:rFonts w:ascii="Cambria Math" w:hAnsi="Cambria Math" w:cs="Arial"/>
                      </w:rPr>
                      <m:t>Y</m:t>
                    </m:r>
                  </m:e>
                </m:d>
                <m:r>
                  <w:rPr>
                    <w:rFonts w:ascii="Cambria Math"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r>
                      <w:rPr>
                        <w:rFonts w:ascii="Cambria Math" w:hAnsi="Cambria Math" w:cs="Arial"/>
                      </w:rPr>
                      <m:t>θ</m:t>
                    </m:r>
                  </m:e>
                </m:d>
                <m:r>
                  <m:rPr>
                    <m:sty m:val="p"/>
                  </m:rPr>
                  <w:rPr>
                    <w:rFonts w:ascii="Cambria Math"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oMath>
            </m:oMathPara>
          </w:p>
        </w:tc>
        <w:tc>
          <w:tcPr>
            <w:tcW w:w="838" w:type="dxa"/>
            <w:vAlign w:val="center"/>
          </w:tcPr>
          <w:p w14:paraId="10FF08EC" w14:textId="6F8085A3" w:rsidR="00C94ABC" w:rsidRDefault="00C94ABC"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23</w:t>
            </w:r>
            <w:r>
              <w:rPr>
                <w:rFonts w:ascii="Arial" w:hAnsi="Arial" w:cs="Arial"/>
              </w:rPr>
              <w:fldChar w:fldCharType="end"/>
            </w:r>
            <w:r>
              <w:rPr>
                <w:rFonts w:ascii="Arial" w:hAnsi="Arial" w:cs="Arial"/>
              </w:rPr>
              <w:t>)</w:t>
            </w:r>
          </w:p>
        </w:tc>
      </w:tr>
    </w:tbl>
    <w:p w14:paraId="64F5091D" w14:textId="52DED0F1" w:rsidR="00C94ABC" w:rsidRDefault="007D1B8E" w:rsidP="00BD61B6">
      <w:pPr>
        <w:spacing w:line="360" w:lineRule="auto"/>
        <w:jc w:val="both"/>
        <w:rPr>
          <w:rFonts w:ascii="Arial" w:eastAsiaTheme="minorEastAsia" w:hAnsi="Arial" w:cs="Arial"/>
        </w:rPr>
      </w:pPr>
      <w:r>
        <w:rPr>
          <w:rFonts w:ascii="Arial" w:eastAsiaTheme="minorEastAsia" w:hAnsi="Arial" w:cs="Arial"/>
        </w:rPr>
        <w:tab/>
      </w:r>
    </w:p>
    <w:p w14:paraId="01615562" w14:textId="684DEA3B" w:rsidR="007D1B8E" w:rsidRDefault="007D1B8E" w:rsidP="00BD61B6">
      <w:pPr>
        <w:spacing w:line="360" w:lineRule="auto"/>
        <w:jc w:val="both"/>
        <w:rPr>
          <w:rFonts w:ascii="Arial" w:eastAsiaTheme="minorEastAsia" w:hAnsi="Arial" w:cs="Arial"/>
        </w:rPr>
      </w:pPr>
      <w:r>
        <w:rPr>
          <w:rFonts w:ascii="Arial" w:eastAsiaTheme="minorEastAsia" w:hAnsi="Arial" w:cs="Arial"/>
        </w:rPr>
        <w:tab/>
        <w:t>Segundo Costa (2019) algoritmo para estimação dos MLG foi proposto por McCullagh e Nelder (1989), e tem objetivo de maximizar a função de verossimilhança. Para análise da qualidade dos ajustes, observa-se a minimização da função Deviance na forma:</w:t>
      </w:r>
    </w:p>
    <w:p w14:paraId="1A3EE7C9" w14:textId="77777777" w:rsidR="007963F1" w:rsidRDefault="007963F1"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D1B8E" w14:paraId="67C7C658" w14:textId="77777777" w:rsidTr="007963F1">
        <w:tc>
          <w:tcPr>
            <w:tcW w:w="704" w:type="dxa"/>
          </w:tcPr>
          <w:p w14:paraId="5119C113" w14:textId="77777777" w:rsidR="007D1B8E" w:rsidRDefault="007D1B8E" w:rsidP="00BD61B6">
            <w:pPr>
              <w:spacing w:line="360" w:lineRule="auto"/>
              <w:jc w:val="both"/>
              <w:rPr>
                <w:rFonts w:ascii="Arial" w:hAnsi="Arial" w:cs="Arial"/>
              </w:rPr>
            </w:pPr>
          </w:p>
        </w:tc>
        <w:tc>
          <w:tcPr>
            <w:tcW w:w="6946" w:type="dxa"/>
          </w:tcPr>
          <w:p w14:paraId="6410C95F" w14:textId="1DC69B24" w:rsidR="007D1B8E" w:rsidRPr="007963F1" w:rsidRDefault="00000000" w:rsidP="00BD61B6">
            <w:pPr>
              <w:spacing w:line="360" w:lineRule="auto"/>
              <w:jc w:val="both"/>
              <w:rPr>
                <w:rFonts w:ascii="Arial" w:eastAsiaTheme="minorEastAsia" w:hAnsi="Arial" w:cs="Arial"/>
                <w:i/>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r>
                  <w:rPr>
                    <w:rFonts w:ascii="Cambria Math" w:hAnsi="Cambria Math" w:cs="Arial"/>
                  </w:rPr>
                  <m:t xml:space="preserve"> </m:t>
                </m:r>
                <m:d>
                  <m:dPr>
                    <m:ctrlPr>
                      <w:rPr>
                        <w:rFonts w:ascii="Cambria Math" w:hAnsi="Cambria Math" w:cs="Arial"/>
                        <w:i/>
                      </w:rPr>
                    </m:ctrlPr>
                  </m:dPr>
                  <m:e>
                    <m:r>
                      <w:rPr>
                        <w:rFonts w:ascii="Cambria Math" w:hAnsi="Cambria Math" w:cs="Arial"/>
                      </w:rPr>
                      <m:t>y</m:t>
                    </m:r>
                    <m:r>
                      <w:rPr>
                        <w:rFonts w:ascii="Cambria Math" w:hAnsi="Cambria Math" w:cs="Arial"/>
                        <w:lang w:val="en-US"/>
                      </w:rPr>
                      <m:t>;μ</m:t>
                    </m:r>
                    <m:ctrlPr>
                      <w:rPr>
                        <w:rFonts w:ascii="Cambria Math" w:hAnsi="Cambria Math" w:cs="Arial"/>
                        <w:i/>
                        <w:lang w:val="en-US"/>
                      </w:rPr>
                    </m:ctrlPr>
                  </m:e>
                </m:d>
                <m:r>
                  <w:rPr>
                    <w:rFonts w:ascii="Cambria Math" w:hAnsi="Cambria Math" w:cs="Arial"/>
                    <w:lang w:val="en-US"/>
                  </w:rPr>
                  <m:t>=2</m:t>
                </m:r>
                <m:d>
                  <m:dPr>
                    <m:begChr m:val="["/>
                    <m:endChr m:val="]"/>
                    <m:ctrlPr>
                      <w:rPr>
                        <w:rFonts w:ascii="Cambria Math" w:hAnsi="Cambria Math" w:cs="Arial"/>
                        <w:i/>
                        <w:lang w:val="en-US"/>
                      </w:rPr>
                    </m:ctrlPr>
                  </m:dPr>
                  <m:e>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y;y</m:t>
                        </m:r>
                      </m:e>
                    </m:d>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μ;y</m:t>
                        </m:r>
                      </m:e>
                    </m:d>
                  </m:e>
                </m:d>
                <m:r>
                  <m:rPr>
                    <m:sty m:val="p"/>
                  </m:rPr>
                  <w:rPr>
                    <w:rFonts w:ascii="Cambria Math" w:hAnsi="Cambria Math" w:cs="Arial"/>
                    <w:lang w:val="en-US"/>
                  </w:rPr>
                  <w:br/>
                </m:r>
              </m:oMath>
              <m:oMath>
                <m:r>
                  <w:rPr>
                    <w:rFonts w:ascii="Cambria Math" w:eastAsiaTheme="minorEastAsia" w:hAnsi="Cambria Math" w:cs="Arial"/>
                    <w:lang w:val="en-US"/>
                  </w:rPr>
                  <m:t>μ=E</m:t>
                </m:r>
                <m:d>
                  <m:dPr>
                    <m:ctrlPr>
                      <w:rPr>
                        <w:rFonts w:ascii="Cambria Math" w:eastAsiaTheme="minorEastAsia" w:hAnsi="Cambria Math" w:cs="Arial"/>
                        <w:i/>
                        <w:lang w:val="en-US"/>
                      </w:rPr>
                    </m:ctrlPr>
                  </m:dPr>
                  <m:e>
                    <m:r>
                      <w:rPr>
                        <w:rFonts w:ascii="Cambria Math" w:eastAsiaTheme="minorEastAsia" w:hAnsi="Cambria Math" w:cs="Arial"/>
                        <w:lang w:val="en-US"/>
                      </w:rPr>
                      <m:t>Y</m:t>
                    </m:r>
                  </m:e>
                </m:d>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y;y</m:t>
                    </m:r>
                  </m:e>
                </m:d>
                <m:r>
                  <w:rPr>
                    <w:rFonts w:ascii="Cambria Math" w:eastAsiaTheme="minorEastAsia" w:hAnsi="Cambria Math" w:cs="Arial"/>
                    <w:lang w:val="en-US"/>
                  </w:rPr>
                  <m:t xml:space="preserve"> :fun</m:t>
                </m:r>
                <m:r>
                  <w:rPr>
                    <w:rFonts w:ascii="Cambria Math" w:eastAsiaTheme="minorEastAsia" w:hAnsi="Cambria Math" w:cs="Arial"/>
                  </w:rPr>
                  <m:t>ção log-verossilmilhança saturada</m:t>
                </m:r>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l</m:t>
                </m:r>
                <m:d>
                  <m:dPr>
                    <m:ctrlPr>
                      <w:rPr>
                        <w:rFonts w:ascii="Cambria Math" w:eastAsiaTheme="minorEastAsia" w:hAnsi="Cambria Math" w:cs="Arial"/>
                        <w:i/>
                        <w:lang w:val="en-US"/>
                      </w:rPr>
                    </m:ctrlPr>
                  </m:dPr>
                  <m:e>
                    <m:r>
                      <w:rPr>
                        <w:rFonts w:ascii="Cambria Math" w:eastAsiaTheme="minorEastAsia" w:hAnsi="Cambria Math" w:cs="Arial"/>
                        <w:lang w:val="en-US"/>
                      </w:rPr>
                      <m:t>μ;y</m:t>
                    </m:r>
                  </m:e>
                </m:d>
                <m:r>
                  <w:rPr>
                    <w:rFonts w:ascii="Cambria Math" w:eastAsiaTheme="minorEastAsia" w:hAnsi="Cambria Math" w:cs="Arial"/>
                    <w:lang w:val="en-US"/>
                  </w:rPr>
                  <m:t>:</m:t>
                </m:r>
                <m:r>
                  <w:rPr>
                    <w:rFonts w:ascii="Cambria Math" w:eastAsiaTheme="minorEastAsia" w:hAnsi="Cambria Math" w:cs="Arial"/>
                  </w:rPr>
                  <m:t>função log-verossilmilhança</m:t>
                </m:r>
              </m:oMath>
            </m:oMathPara>
          </w:p>
        </w:tc>
        <w:tc>
          <w:tcPr>
            <w:tcW w:w="838" w:type="dxa"/>
            <w:vAlign w:val="center"/>
          </w:tcPr>
          <w:p w14:paraId="730A28AF" w14:textId="2D75F235" w:rsidR="007D1B8E" w:rsidRDefault="007D1B8E"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24</w:t>
            </w:r>
            <w:r>
              <w:rPr>
                <w:rFonts w:ascii="Arial" w:hAnsi="Arial" w:cs="Arial"/>
              </w:rPr>
              <w:fldChar w:fldCharType="end"/>
            </w:r>
            <w:r>
              <w:rPr>
                <w:rFonts w:ascii="Arial" w:hAnsi="Arial" w:cs="Arial"/>
              </w:rPr>
              <w:t>)</w:t>
            </w:r>
          </w:p>
        </w:tc>
      </w:tr>
    </w:tbl>
    <w:p w14:paraId="010C5DD7" w14:textId="53AA0863" w:rsidR="007D1B8E" w:rsidRDefault="007D1B8E" w:rsidP="00BD61B6">
      <w:pPr>
        <w:spacing w:line="360" w:lineRule="auto"/>
        <w:jc w:val="both"/>
        <w:rPr>
          <w:rFonts w:ascii="Arial" w:eastAsiaTheme="minorEastAsia" w:hAnsi="Arial" w:cs="Arial"/>
        </w:rPr>
      </w:pPr>
    </w:p>
    <w:p w14:paraId="42E41141" w14:textId="3D8E1F42" w:rsidR="007963F1" w:rsidRDefault="007963F1" w:rsidP="00BD61B6">
      <w:pPr>
        <w:spacing w:line="360" w:lineRule="auto"/>
        <w:jc w:val="both"/>
        <w:rPr>
          <w:rFonts w:ascii="Arial" w:eastAsiaTheme="minorEastAsia" w:hAnsi="Arial" w:cs="Arial"/>
        </w:rPr>
      </w:pPr>
      <w:r>
        <w:rPr>
          <w:rFonts w:ascii="Arial" w:eastAsiaTheme="minorEastAsia" w:hAnsi="Arial" w:cs="Arial"/>
        </w:rPr>
        <w:tab/>
        <w:t>As funções de log-verossimilhança saturada e log-verossimilhança se modificam de acordo com as distribuições como mostra a tabela abaixo</w:t>
      </w:r>
      <w:r w:rsidR="000F36A8">
        <w:rPr>
          <w:rFonts w:ascii="Arial" w:eastAsiaTheme="minorEastAsia" w:hAnsi="Arial" w:cs="Arial"/>
        </w:rPr>
        <w:t>:</w:t>
      </w:r>
    </w:p>
    <w:p w14:paraId="31726C14" w14:textId="77777777" w:rsidR="000F36A8" w:rsidRDefault="000F36A8" w:rsidP="00BD61B6">
      <w:pPr>
        <w:spacing w:line="360" w:lineRule="auto"/>
        <w:jc w:val="both"/>
        <w:rPr>
          <w:rFonts w:ascii="Arial" w:eastAsiaTheme="minorEastAsia" w:hAnsi="Arial" w:cs="Arial"/>
        </w:rPr>
      </w:pPr>
    </w:p>
    <w:p w14:paraId="29093FB1" w14:textId="7E011E27" w:rsidR="003130D2" w:rsidRPr="00185638" w:rsidRDefault="003130D2" w:rsidP="00BD61B6">
      <w:pPr>
        <w:pStyle w:val="Caption"/>
        <w:keepNext/>
        <w:spacing w:after="0" w:line="360" w:lineRule="auto"/>
        <w:jc w:val="center"/>
        <w:rPr>
          <w:rFonts w:ascii="Arial" w:hAnsi="Arial" w:cs="Arial"/>
          <w:i w:val="0"/>
          <w:iCs w:val="0"/>
          <w:color w:val="auto"/>
          <w:sz w:val="20"/>
          <w:szCs w:val="20"/>
        </w:rPr>
      </w:pPr>
      <w:r w:rsidRPr="00185638">
        <w:rPr>
          <w:rFonts w:ascii="Arial" w:hAnsi="Arial" w:cs="Arial"/>
          <w:i w:val="0"/>
          <w:iCs w:val="0"/>
          <w:color w:val="auto"/>
          <w:sz w:val="20"/>
          <w:szCs w:val="20"/>
        </w:rPr>
        <w:lastRenderedPageBreak/>
        <w:t xml:space="preserve">Table </w:t>
      </w:r>
      <w:r w:rsidRPr="00185638">
        <w:rPr>
          <w:rFonts w:ascii="Arial" w:hAnsi="Arial" w:cs="Arial"/>
          <w:i w:val="0"/>
          <w:iCs w:val="0"/>
          <w:color w:val="auto"/>
          <w:sz w:val="20"/>
          <w:szCs w:val="20"/>
        </w:rPr>
        <w:fldChar w:fldCharType="begin"/>
      </w:r>
      <w:r w:rsidRPr="00185638">
        <w:rPr>
          <w:rFonts w:ascii="Arial" w:hAnsi="Arial" w:cs="Arial"/>
          <w:i w:val="0"/>
          <w:iCs w:val="0"/>
          <w:color w:val="auto"/>
          <w:sz w:val="20"/>
          <w:szCs w:val="20"/>
        </w:rPr>
        <w:instrText xml:space="preserve"> SEQ Table \* ARABIC </w:instrText>
      </w:r>
      <w:r w:rsidRPr="00185638">
        <w:rPr>
          <w:rFonts w:ascii="Arial" w:hAnsi="Arial" w:cs="Arial"/>
          <w:i w:val="0"/>
          <w:iCs w:val="0"/>
          <w:color w:val="auto"/>
          <w:sz w:val="20"/>
          <w:szCs w:val="20"/>
        </w:rPr>
        <w:fldChar w:fldCharType="separate"/>
      </w:r>
      <w:r w:rsidR="00A635C3">
        <w:rPr>
          <w:rFonts w:ascii="Arial" w:hAnsi="Arial" w:cs="Arial"/>
          <w:i w:val="0"/>
          <w:iCs w:val="0"/>
          <w:noProof/>
          <w:color w:val="auto"/>
          <w:sz w:val="20"/>
          <w:szCs w:val="20"/>
        </w:rPr>
        <w:t>1</w:t>
      </w:r>
      <w:r w:rsidRPr="00185638">
        <w:rPr>
          <w:rFonts w:ascii="Arial" w:hAnsi="Arial" w:cs="Arial"/>
          <w:i w:val="0"/>
          <w:iCs w:val="0"/>
          <w:color w:val="auto"/>
          <w:sz w:val="20"/>
          <w:szCs w:val="20"/>
        </w:rPr>
        <w:fldChar w:fldCharType="end"/>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w:t>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Funções desvios para alguns modelos</w:t>
      </w:r>
    </w:p>
    <w:p w14:paraId="285F7838" w14:textId="44D641BC" w:rsidR="000F36A8" w:rsidRDefault="00062CFC" w:rsidP="00BD61B6">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AA4B198" wp14:editId="59772159">
            <wp:extent cx="5396230" cy="3702685"/>
            <wp:effectExtent l="0" t="0" r="0" b="0"/>
            <wp:docPr id="3" name="Imagem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6230" cy="3702685"/>
                    </a:xfrm>
                    <a:prstGeom prst="rect">
                      <a:avLst/>
                    </a:prstGeom>
                  </pic:spPr>
                </pic:pic>
              </a:graphicData>
            </a:graphic>
          </wp:inline>
        </w:drawing>
      </w:r>
    </w:p>
    <w:p w14:paraId="5AD27EE3" w14:textId="7A0DD1E9" w:rsidR="007963F1" w:rsidRPr="00185638" w:rsidRDefault="00D111D7" w:rsidP="00BD61B6">
      <w:pPr>
        <w:spacing w:line="360" w:lineRule="auto"/>
        <w:jc w:val="center"/>
        <w:rPr>
          <w:rFonts w:ascii="Arial" w:eastAsiaTheme="minorEastAsia" w:hAnsi="Arial" w:cs="Arial"/>
          <w:sz w:val="20"/>
          <w:szCs w:val="20"/>
        </w:rPr>
      </w:pPr>
      <w:r w:rsidRPr="00185638">
        <w:rPr>
          <w:rFonts w:ascii="Arial" w:eastAsiaTheme="minorEastAsia" w:hAnsi="Arial" w:cs="Arial"/>
          <w:sz w:val="20"/>
          <w:szCs w:val="20"/>
        </w:rPr>
        <w:t xml:space="preserve">Fonte: </w:t>
      </w:r>
      <w:r w:rsidR="00DF24B7" w:rsidRPr="00185638">
        <w:rPr>
          <w:rFonts w:ascii="Arial" w:eastAsiaTheme="minorEastAsia" w:hAnsi="Arial" w:cs="Arial"/>
          <w:sz w:val="20"/>
          <w:szCs w:val="20"/>
        </w:rPr>
        <w:t xml:space="preserve"> Cordeiro (2008)</w:t>
      </w:r>
    </w:p>
    <w:p w14:paraId="4D900935" w14:textId="79825126" w:rsidR="00614548" w:rsidRDefault="00614548" w:rsidP="00BD61B6">
      <w:pPr>
        <w:spacing w:line="360" w:lineRule="auto"/>
        <w:rPr>
          <w:rFonts w:ascii="Arial" w:eastAsiaTheme="minorEastAsia" w:hAnsi="Arial" w:cs="Arial"/>
        </w:rPr>
      </w:pPr>
    </w:p>
    <w:p w14:paraId="42C72875" w14:textId="302D6C5F" w:rsidR="00614548" w:rsidRDefault="00FF3400" w:rsidP="00BD61B6">
      <w:pPr>
        <w:spacing w:line="360" w:lineRule="auto"/>
        <w:jc w:val="both"/>
        <w:rPr>
          <w:rFonts w:ascii="Arial" w:eastAsiaTheme="minorEastAsia" w:hAnsi="Arial" w:cs="Arial"/>
        </w:rPr>
      </w:pPr>
      <w:r>
        <w:rPr>
          <w:rFonts w:ascii="Arial" w:eastAsiaTheme="minorEastAsia" w:hAnsi="Arial" w:cs="Arial"/>
        </w:rPr>
        <w:tab/>
        <w:t>Para Costa</w:t>
      </w:r>
      <w:r w:rsidR="009A3A1F">
        <w:rPr>
          <w:rFonts w:ascii="Arial" w:eastAsiaTheme="minorEastAsia" w:hAnsi="Arial" w:cs="Arial"/>
        </w:rPr>
        <w:t xml:space="preserve"> </w:t>
      </w:r>
      <w:r>
        <w:rPr>
          <w:rFonts w:ascii="Arial" w:eastAsiaTheme="minorEastAsia" w:hAnsi="Arial" w:cs="Arial"/>
        </w:rPr>
        <w:t>(20</w:t>
      </w:r>
      <w:r w:rsidR="009A3A1F">
        <w:rPr>
          <w:rFonts w:ascii="Arial" w:eastAsiaTheme="minorEastAsia" w:hAnsi="Arial" w:cs="Arial"/>
        </w:rPr>
        <w:t>19),</w:t>
      </w:r>
      <w:r w:rsidR="00633B78">
        <w:rPr>
          <w:rFonts w:ascii="Arial" w:eastAsiaTheme="minorEastAsia" w:hAnsi="Arial" w:cs="Arial"/>
        </w:rPr>
        <w:t xml:space="preserve"> é usual a comparação do valor observado da função </w:t>
      </w:r>
      <m:oMath>
        <m:r>
          <w:rPr>
            <w:rFonts w:ascii="Cambria Math" w:eastAsiaTheme="minorEastAsia" w:hAnsi="Cambria Math" w:cs="Arial"/>
          </w:rPr>
          <m:t>Deviance</m:t>
        </m:r>
      </m:oMath>
      <w:r w:rsidR="00633B78">
        <w:rPr>
          <w:rFonts w:ascii="Arial" w:eastAsiaTheme="minorEastAsia" w:hAnsi="Arial" w:cs="Arial"/>
        </w:rPr>
        <w:t xml:space="preserve"> com a distribuição Qui-Quadrado com </w:t>
      </w:r>
      <m:oMath>
        <m:r>
          <w:rPr>
            <w:rFonts w:ascii="Cambria Math" w:eastAsiaTheme="minorEastAsia" w:hAnsi="Cambria Math" w:cs="Arial"/>
          </w:rPr>
          <m:t>n-p</m:t>
        </m:r>
      </m:oMath>
      <w:r w:rsidR="00633B78">
        <w:rPr>
          <w:rFonts w:ascii="Arial" w:eastAsiaTheme="minorEastAsia" w:hAnsi="Arial" w:cs="Arial"/>
        </w:rPr>
        <w:t xml:space="preserve"> graus de liberdade, onde </w:t>
      </w:r>
      <m:oMath>
        <m:r>
          <w:rPr>
            <w:rFonts w:ascii="Cambria Math" w:eastAsiaTheme="minorEastAsia" w:hAnsi="Cambria Math" w:cs="Arial"/>
          </w:rPr>
          <m:t>n</m:t>
        </m:r>
      </m:oMath>
      <w:r w:rsidR="00633B78">
        <w:rPr>
          <w:rFonts w:ascii="Arial" w:eastAsiaTheme="minorEastAsia" w:hAnsi="Arial" w:cs="Arial"/>
        </w:rPr>
        <w:t xml:space="preserve"> é o ta</w:t>
      </w:r>
      <w:r w:rsidR="00002C85">
        <w:rPr>
          <w:rFonts w:ascii="Arial" w:eastAsiaTheme="minorEastAsia" w:hAnsi="Arial" w:cs="Arial"/>
        </w:rPr>
        <w:t>manho da amostra e k é o número de parâmetros do modelo (incluindo intercepto)</w:t>
      </w:r>
      <w:r w:rsidR="004B7B53">
        <w:rPr>
          <w:rFonts w:ascii="Arial" w:eastAsiaTheme="minorEastAsia" w:hAnsi="Arial" w:cs="Arial"/>
        </w:rPr>
        <w:t xml:space="preserve">. Dessa forma o autor afirma que assintoticamente </w:t>
      </w:r>
      <w:r w:rsidR="00D36E4A">
        <w:rPr>
          <w:rFonts w:ascii="Arial" w:eastAsiaTheme="minorEastAsia" w:hAnsi="Arial" w:cs="Arial"/>
        </w:rPr>
        <w:t>a estatística D sob hipótese de o modelo é compatível com o comportamento esperado dos dados</w:t>
      </w:r>
      <w:r w:rsidR="00687F3F">
        <w:rPr>
          <w:rFonts w:ascii="Arial" w:eastAsiaTheme="minorEastAsia" w:hAnsi="Arial" w:cs="Arial"/>
        </w:rPr>
        <w:t xml:space="preserve">, é comparado a distribuição Qui-Quadrado com </w:t>
      </w:r>
      <m:oMath>
        <m:r>
          <w:rPr>
            <w:rFonts w:ascii="Cambria Math" w:eastAsiaTheme="minorEastAsia" w:hAnsi="Cambria Math" w:cs="Arial"/>
          </w:rPr>
          <m:t>n-p</m:t>
        </m:r>
      </m:oMath>
      <w:r w:rsidR="00687F3F">
        <w:rPr>
          <w:rFonts w:ascii="Arial" w:eastAsiaTheme="minorEastAsia" w:hAnsi="Arial" w:cs="Arial"/>
        </w:rPr>
        <w:t xml:space="preserve"> graus de liberdade, na forma:</w:t>
      </w:r>
    </w:p>
    <w:p w14:paraId="6BA75324" w14:textId="77777777" w:rsidR="00687F3F" w:rsidRDefault="00687F3F"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87F3F" w14:paraId="44FA4996" w14:textId="77777777" w:rsidTr="003F6278">
        <w:tc>
          <w:tcPr>
            <w:tcW w:w="704" w:type="dxa"/>
          </w:tcPr>
          <w:p w14:paraId="7BEE6D59" w14:textId="77777777" w:rsidR="00687F3F" w:rsidRDefault="00687F3F" w:rsidP="00BD61B6">
            <w:pPr>
              <w:spacing w:line="360" w:lineRule="auto"/>
              <w:jc w:val="both"/>
              <w:rPr>
                <w:rFonts w:ascii="Arial" w:hAnsi="Arial" w:cs="Arial"/>
              </w:rPr>
            </w:pPr>
          </w:p>
        </w:tc>
        <w:tc>
          <w:tcPr>
            <w:tcW w:w="6946" w:type="dxa"/>
            <w:vAlign w:val="center"/>
          </w:tcPr>
          <w:p w14:paraId="04E5E3B3" w14:textId="670303AC" w:rsidR="00772472" w:rsidRPr="00323572" w:rsidRDefault="00687F3F" w:rsidP="00BD61B6">
            <w:pPr>
              <w:spacing w:line="360" w:lineRule="auto"/>
              <w:jc w:val="center"/>
              <w:rPr>
                <w:rFonts w:ascii="Arial" w:eastAsiaTheme="minorEastAsia" w:hAnsi="Arial" w:cs="Arial"/>
              </w:rPr>
            </w:pPr>
            <m:oMathPara>
              <m:oMath>
                <m:r>
                  <w:rPr>
                    <w:rFonts w:ascii="Cambria Math" w:eastAsiaTheme="minorEastAsia" w:hAnsi="Cambria Math" w:cs="Arial"/>
                  </w:rPr>
                  <m:t xml:space="preserve">D |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0</m:t>
                    </m:r>
                  </m:sub>
                </m:sSub>
                <m:r>
                  <w:rPr>
                    <w:rFonts w:ascii="Cambria Math" w:eastAsiaTheme="minorEastAsia" w:hAnsi="Cambria Math" w:cs="Arial"/>
                  </w:rPr>
                  <m:t xml:space="preserve"> ~ </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r>
                  <m:rPr>
                    <m:sty m:val="p"/>
                  </m:rPr>
                  <w:rPr>
                    <w:rFonts w:ascii="Cambria Math" w:eastAsiaTheme="minorEastAsia" w:hAnsi="Cambria Math" w:cs="Arial"/>
                  </w:rPr>
                  <w:br/>
                </m:r>
              </m:oMath>
              <m:oMath>
                <m:r>
                  <w:rPr>
                    <w:rFonts w:ascii="Cambria Math" w:eastAsiaTheme="minorEastAsia" w:hAnsi="Cambria Math" w:cs="Arial"/>
                  </w:rPr>
                  <m:t>valor-p=1-</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oMath>
            </m:oMathPara>
          </w:p>
        </w:tc>
        <w:tc>
          <w:tcPr>
            <w:tcW w:w="838" w:type="dxa"/>
            <w:vAlign w:val="center"/>
          </w:tcPr>
          <w:p w14:paraId="025D00F4" w14:textId="6112B3F2" w:rsidR="00687F3F" w:rsidRDefault="00687F3F"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25</w:t>
            </w:r>
            <w:r>
              <w:rPr>
                <w:rFonts w:ascii="Arial" w:hAnsi="Arial" w:cs="Arial"/>
              </w:rPr>
              <w:fldChar w:fldCharType="end"/>
            </w:r>
            <w:r>
              <w:rPr>
                <w:rFonts w:ascii="Arial" w:hAnsi="Arial" w:cs="Arial"/>
              </w:rPr>
              <w:t>)</w:t>
            </w:r>
          </w:p>
        </w:tc>
      </w:tr>
    </w:tbl>
    <w:p w14:paraId="2260D20C" w14:textId="63383A4B" w:rsidR="00687F3F" w:rsidRDefault="00687F3F" w:rsidP="00BD61B6">
      <w:pPr>
        <w:spacing w:line="360" w:lineRule="auto"/>
        <w:jc w:val="both"/>
        <w:rPr>
          <w:rFonts w:ascii="Arial" w:eastAsiaTheme="minorEastAsia" w:hAnsi="Arial" w:cs="Arial"/>
        </w:rPr>
      </w:pPr>
    </w:p>
    <w:p w14:paraId="6D09DCFC" w14:textId="0B9EF69A" w:rsidR="00687F3F" w:rsidRDefault="00D87F55" w:rsidP="00BD61B6">
      <w:pPr>
        <w:spacing w:line="360" w:lineRule="auto"/>
        <w:jc w:val="both"/>
        <w:rPr>
          <w:rFonts w:ascii="Arial" w:eastAsiaTheme="minorEastAsia" w:hAnsi="Arial" w:cs="Arial"/>
        </w:rPr>
      </w:pPr>
      <w:r>
        <w:rPr>
          <w:rFonts w:ascii="Arial" w:eastAsiaTheme="minorEastAsia" w:hAnsi="Arial" w:cs="Arial"/>
        </w:rPr>
        <w:tab/>
      </w:r>
      <w:r w:rsidR="00520D34">
        <w:rPr>
          <w:rFonts w:ascii="Arial" w:eastAsiaTheme="minorEastAsia" w:hAnsi="Arial" w:cs="Arial"/>
        </w:rPr>
        <w:t>Para Sousa (2010), e</w:t>
      </w:r>
      <w:r>
        <w:rPr>
          <w:rFonts w:ascii="Arial" w:eastAsiaTheme="minorEastAsia" w:hAnsi="Arial" w:cs="Arial"/>
        </w:rPr>
        <w:t>m termos gerais, há superdispersão dos dados</w:t>
      </w:r>
      <w:r w:rsidR="00B21019">
        <w:rPr>
          <w:rFonts w:ascii="Arial" w:eastAsiaTheme="minorEastAsia" w:hAnsi="Arial" w:cs="Arial"/>
        </w:rPr>
        <w:t xml:space="preserve"> em relação ao modelo </w:t>
      </w:r>
      <w:r w:rsidR="00520D34">
        <w:rPr>
          <w:rFonts w:ascii="Arial" w:eastAsiaTheme="minorEastAsia" w:hAnsi="Arial" w:cs="Arial"/>
        </w:rPr>
        <w:t>ajustado</w:t>
      </w:r>
      <w:r>
        <w:rPr>
          <w:rFonts w:ascii="Arial" w:eastAsiaTheme="minorEastAsia" w:hAnsi="Arial" w:cs="Arial"/>
        </w:rPr>
        <w:t>, ou seja, a variância esperada</w:t>
      </w:r>
      <w:r w:rsidR="00B21019">
        <w:rPr>
          <w:rFonts w:ascii="Arial" w:eastAsiaTheme="minorEastAsia" w:hAnsi="Arial" w:cs="Arial"/>
        </w:rPr>
        <w:t xml:space="preserve"> é maior </w:t>
      </w:r>
      <w:r w:rsidR="003B68B5" w:rsidRPr="003B68B5">
        <w:rPr>
          <w:rFonts w:ascii="Arial" w:eastAsiaTheme="minorEastAsia" w:hAnsi="Arial" w:cs="Arial"/>
        </w:rPr>
        <w:t>que a prevista para o modelo</w:t>
      </w:r>
      <w:r w:rsidR="005614E7">
        <w:rPr>
          <w:rFonts w:ascii="Arial" w:eastAsiaTheme="minorEastAsia" w:hAnsi="Arial" w:cs="Arial"/>
        </w:rPr>
        <w:t xml:space="preserve">, quando o </w:t>
      </w:r>
      <w:r w:rsidR="00520D34">
        <w:rPr>
          <w:rFonts w:ascii="Arial" w:eastAsiaTheme="minorEastAsia" w:hAnsi="Arial" w:cs="Arial"/>
        </w:rPr>
        <w:t>valor-p</w:t>
      </w:r>
      <w:r w:rsidR="005614E7">
        <w:rPr>
          <w:rFonts w:ascii="Arial" w:eastAsiaTheme="minorEastAsia" w:hAnsi="Arial" w:cs="Arial"/>
        </w:rPr>
        <w:t xml:space="preserve"> é </w:t>
      </w:r>
      <w:r w:rsidR="004241ED">
        <w:rPr>
          <w:rFonts w:ascii="Arial" w:eastAsiaTheme="minorEastAsia" w:hAnsi="Arial" w:cs="Arial"/>
        </w:rPr>
        <w:t>0.</w:t>
      </w:r>
      <w:r w:rsidR="001930F7">
        <w:rPr>
          <w:rFonts w:ascii="Arial" w:eastAsiaTheme="minorEastAsia" w:hAnsi="Arial" w:cs="Arial"/>
        </w:rPr>
        <w:t xml:space="preserve"> A subdispersão é o fenômeno contrário ao da superdispersão e ocorre </w:t>
      </w:r>
      <w:r w:rsidR="00A85471">
        <w:rPr>
          <w:rFonts w:ascii="Arial" w:eastAsiaTheme="minorEastAsia" w:hAnsi="Arial" w:cs="Arial"/>
        </w:rPr>
        <w:t>quando o valor-p é igual a 1.</w:t>
      </w:r>
      <w:r w:rsidR="00142A5B">
        <w:rPr>
          <w:rFonts w:ascii="Arial" w:eastAsiaTheme="minorEastAsia" w:hAnsi="Arial" w:cs="Arial"/>
        </w:rPr>
        <w:t xml:space="preserve"> As soluções para os fenômenos citados </w:t>
      </w:r>
      <w:r w:rsidR="00B76301">
        <w:rPr>
          <w:rFonts w:ascii="Arial" w:eastAsiaTheme="minorEastAsia" w:hAnsi="Arial" w:cs="Arial"/>
        </w:rPr>
        <w:t xml:space="preserve">é a procura de outro modelo que melhor se encaixe na </w:t>
      </w:r>
      <w:r w:rsidR="00B76301">
        <w:rPr>
          <w:rFonts w:ascii="Arial" w:eastAsiaTheme="minorEastAsia" w:hAnsi="Arial" w:cs="Arial"/>
        </w:rPr>
        <w:lastRenderedPageBreak/>
        <w:t xml:space="preserve">distribuição de dados ou realizar a estimação do parâmetro </w:t>
      </w:r>
      <m:oMath>
        <m:r>
          <w:rPr>
            <w:rFonts w:ascii="Cambria Math" w:eastAsiaTheme="minorEastAsia" w:hAnsi="Cambria Math" w:cs="Arial"/>
          </w:rPr>
          <m:t>ϕ</m:t>
        </m:r>
      </m:oMath>
      <w:r w:rsidR="007B52B7">
        <w:rPr>
          <w:rFonts w:ascii="Arial" w:eastAsiaTheme="minorEastAsia" w:hAnsi="Arial" w:cs="Arial"/>
        </w:rPr>
        <w:t xml:space="preserve"> no intervalo </w:t>
      </w:r>
      <m:oMath>
        <m:r>
          <w:rPr>
            <w:rFonts w:ascii="Cambria Math" w:eastAsiaTheme="minorEastAsia" w:hAnsi="Cambria Math" w:cs="Arial"/>
          </w:rPr>
          <m:t>0&lt;ϕ&lt;1</m:t>
        </m:r>
      </m:oMath>
      <w:r w:rsidR="00CF042A">
        <w:rPr>
          <w:rFonts w:ascii="Arial" w:eastAsiaTheme="minorEastAsia" w:hAnsi="Arial" w:cs="Arial"/>
        </w:rPr>
        <w:t>, para ajustar a qualidade do modelo.</w:t>
      </w:r>
    </w:p>
    <w:p w14:paraId="537931A6" w14:textId="77777777" w:rsidR="00CF042A" w:rsidRDefault="00CF042A" w:rsidP="00BD61B6">
      <w:pPr>
        <w:spacing w:line="360" w:lineRule="auto"/>
        <w:jc w:val="both"/>
        <w:rPr>
          <w:rFonts w:ascii="Arial" w:eastAsiaTheme="minorEastAsia" w:hAnsi="Arial" w:cs="Arial"/>
        </w:rPr>
      </w:pPr>
    </w:p>
    <w:p w14:paraId="221F3A7B" w14:textId="19417412" w:rsidR="00CF042A" w:rsidRPr="00CF042A" w:rsidRDefault="00CF042A" w:rsidP="00BD61B6">
      <w:pPr>
        <w:spacing w:line="360" w:lineRule="auto"/>
        <w:jc w:val="both"/>
        <w:rPr>
          <w:rFonts w:ascii="Arial" w:eastAsiaTheme="minorEastAsia" w:hAnsi="Arial" w:cs="Arial"/>
          <w:b/>
          <w:bCs/>
        </w:rPr>
      </w:pPr>
      <w:r w:rsidRPr="00CF042A">
        <w:rPr>
          <w:rFonts w:ascii="Arial" w:eastAsiaTheme="minorEastAsia" w:hAnsi="Arial" w:cs="Arial"/>
          <w:b/>
          <w:bCs/>
        </w:rPr>
        <w:t>2.2.1 Modelo Gama</w:t>
      </w:r>
    </w:p>
    <w:p w14:paraId="6BA0AF52" w14:textId="77777777" w:rsidR="00CF042A" w:rsidRDefault="00CF042A" w:rsidP="00BD61B6">
      <w:pPr>
        <w:spacing w:line="360" w:lineRule="auto"/>
        <w:jc w:val="both"/>
        <w:rPr>
          <w:rFonts w:ascii="Arial" w:eastAsiaTheme="minorEastAsia" w:hAnsi="Arial" w:cs="Arial"/>
        </w:rPr>
      </w:pPr>
    </w:p>
    <w:p w14:paraId="149821D5" w14:textId="755C2090" w:rsidR="00C26BF6" w:rsidRPr="00C26BF6" w:rsidRDefault="007E2FEF" w:rsidP="00BD61B6">
      <w:pPr>
        <w:spacing w:line="360" w:lineRule="auto"/>
        <w:jc w:val="both"/>
        <w:rPr>
          <w:rFonts w:ascii="Arial" w:eastAsiaTheme="minorEastAsia" w:hAnsi="Arial" w:cs="Arial"/>
        </w:rPr>
      </w:pPr>
      <w:r>
        <w:rPr>
          <w:rFonts w:ascii="Arial" w:eastAsiaTheme="minorEastAsia" w:hAnsi="Arial" w:cs="Arial"/>
        </w:rPr>
        <w:tab/>
        <w:t xml:space="preserve">Dentro da família exponencial, o modelo gama é usado nas situações </w:t>
      </w:r>
      <w:r w:rsidR="002123A3">
        <w:rPr>
          <w:rFonts w:ascii="Arial" w:eastAsiaTheme="minorEastAsia" w:hAnsi="Arial" w:cs="Arial"/>
        </w:rPr>
        <w:t>em que</w:t>
      </w:r>
      <w:r>
        <w:rPr>
          <w:rFonts w:ascii="Arial" w:eastAsiaTheme="minorEastAsia" w:hAnsi="Arial" w:cs="Arial"/>
        </w:rPr>
        <w:t xml:space="preserve"> a </w:t>
      </w:r>
      <w:r w:rsidR="006A51D5">
        <w:rPr>
          <w:rFonts w:ascii="Arial" w:eastAsiaTheme="minorEastAsia" w:hAnsi="Arial" w:cs="Arial"/>
        </w:rPr>
        <w:t xml:space="preserve">variância do modelo é proporcional ao quadrado da média ( </w:t>
      </w:r>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r>
          <w:rPr>
            <w:rFonts w:ascii="Cambria Math" w:eastAsiaTheme="minorEastAsia" w:hAnsi="Cambria Math" w:cs="Arial"/>
          </w:rPr>
          <m:t>).</m:t>
        </m:r>
      </m:oMath>
    </w:p>
    <w:p w14:paraId="1DF88AF4" w14:textId="77777777" w:rsidR="00B3409D" w:rsidRDefault="00C26BF6" w:rsidP="00BD61B6">
      <w:pPr>
        <w:spacing w:line="360" w:lineRule="auto"/>
        <w:jc w:val="both"/>
        <w:rPr>
          <w:rFonts w:ascii="Arial" w:eastAsiaTheme="minorEastAsia" w:hAnsi="Arial" w:cs="Arial"/>
        </w:rPr>
      </w:pPr>
      <w:r>
        <w:rPr>
          <w:rFonts w:ascii="Arial" w:eastAsiaTheme="minorEastAsia" w:hAnsi="Arial" w:cs="Arial"/>
        </w:rPr>
        <w:tab/>
        <w:t xml:space="preserve"> </w:t>
      </w:r>
      <w:r w:rsidR="00165E19">
        <w:rPr>
          <w:rFonts w:ascii="Arial" w:eastAsiaTheme="minorEastAsia" w:hAnsi="Arial" w:cs="Arial"/>
        </w:rPr>
        <w:t xml:space="preserve">A distribuição Gama </w:t>
      </w:r>
      <w:r w:rsidR="00B3409D">
        <w:rPr>
          <w:rFonts w:ascii="Arial" w:eastAsiaTheme="minorEastAsia" w:hAnsi="Arial" w:cs="Arial"/>
        </w:rPr>
        <w:t>tem a seguinte densidade de probabilidade:</w:t>
      </w:r>
    </w:p>
    <w:p w14:paraId="48041F59" w14:textId="77777777" w:rsidR="00B3409D" w:rsidRDefault="00B3409D"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3409D" w14:paraId="2732FECF" w14:textId="77777777" w:rsidTr="003F6278">
        <w:tc>
          <w:tcPr>
            <w:tcW w:w="704" w:type="dxa"/>
          </w:tcPr>
          <w:p w14:paraId="6593E514" w14:textId="77777777" w:rsidR="00B3409D" w:rsidRDefault="00B3409D" w:rsidP="00BD61B6">
            <w:pPr>
              <w:spacing w:line="360" w:lineRule="auto"/>
              <w:jc w:val="both"/>
              <w:rPr>
                <w:rFonts w:ascii="Arial" w:hAnsi="Arial" w:cs="Arial"/>
              </w:rPr>
            </w:pPr>
          </w:p>
        </w:tc>
        <w:tc>
          <w:tcPr>
            <w:tcW w:w="6946" w:type="dxa"/>
            <w:vAlign w:val="center"/>
          </w:tcPr>
          <w:p w14:paraId="75C82F57" w14:textId="3663F733" w:rsidR="00B3409D" w:rsidRPr="00323572" w:rsidRDefault="00472DD6" w:rsidP="00BD61B6">
            <w:pPr>
              <w:spacing w:line="360" w:lineRule="auto"/>
              <w:jc w:val="cente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y</m:t>
                        </m:r>
                      </m:e>
                      <m:sup>
                        <m:r>
                          <w:rPr>
                            <w:rFonts w:ascii="Cambria Math" w:eastAsiaTheme="minorEastAsia" w:hAnsi="Cambria Math" w:cs="Arial"/>
                          </w:rPr>
                          <m:t>-1</m:t>
                        </m:r>
                      </m:sup>
                    </m:sSup>
                  </m:num>
                  <m:den>
                    <m:r>
                      <m:rPr>
                        <m:sty m:val="p"/>
                      </m:rPr>
                      <w:rPr>
                        <w:rFonts w:ascii="Cambria Math" w:eastAsiaTheme="minorEastAsia" w:hAnsi="Cambria Math" w:cs="Arial"/>
                      </w:rPr>
                      <m:t>Γ</m:t>
                    </m:r>
                    <m:d>
                      <m:dPr>
                        <m:ctrlPr>
                          <w:rPr>
                            <w:rFonts w:ascii="Cambria Math" w:eastAsiaTheme="minorEastAsia" w:hAnsi="Cambria Math" w:cs="Arial"/>
                          </w:rPr>
                        </m:ctrlPr>
                      </m:dPr>
                      <m:e>
                        <m:r>
                          <m:rPr>
                            <m:sty m:val="p"/>
                          </m:rPr>
                          <w:rPr>
                            <w:rFonts w:ascii="Cambria Math" w:eastAsiaTheme="minorEastAsia" w:hAnsi="Cambria Math" w:cs="Arial"/>
                          </w:rPr>
                          <m:t>ν</m:t>
                        </m:r>
                      </m:e>
                    </m:d>
                  </m:den>
                </m:f>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e>
                </m:func>
              </m:oMath>
            </m:oMathPara>
          </w:p>
        </w:tc>
        <w:tc>
          <w:tcPr>
            <w:tcW w:w="838" w:type="dxa"/>
            <w:vAlign w:val="center"/>
          </w:tcPr>
          <w:p w14:paraId="1BCD1F35" w14:textId="594FEFD8" w:rsidR="00B3409D" w:rsidRDefault="00B3409D"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26</w:t>
            </w:r>
            <w:r>
              <w:rPr>
                <w:rFonts w:ascii="Arial" w:hAnsi="Arial" w:cs="Arial"/>
              </w:rPr>
              <w:fldChar w:fldCharType="end"/>
            </w:r>
            <w:r>
              <w:rPr>
                <w:rFonts w:ascii="Arial" w:hAnsi="Arial" w:cs="Arial"/>
              </w:rPr>
              <w:t>)</w:t>
            </w:r>
          </w:p>
        </w:tc>
      </w:tr>
    </w:tbl>
    <w:p w14:paraId="66869A2D" w14:textId="4CD6C016" w:rsidR="00CF042A" w:rsidRDefault="006A51D5" w:rsidP="00BD61B6">
      <w:pPr>
        <w:spacing w:line="360" w:lineRule="auto"/>
        <w:jc w:val="both"/>
        <w:rPr>
          <w:rFonts w:ascii="Arial" w:eastAsiaTheme="minorEastAsia" w:hAnsi="Arial" w:cs="Arial"/>
        </w:rPr>
      </w:pPr>
      <w:r>
        <w:rPr>
          <w:rFonts w:ascii="Arial" w:eastAsiaTheme="minorEastAsia" w:hAnsi="Arial" w:cs="Arial"/>
        </w:rPr>
        <w:t xml:space="preserve">  </w:t>
      </w:r>
    </w:p>
    <w:p w14:paraId="7028D03B" w14:textId="6285B351" w:rsidR="00B10C1A" w:rsidRDefault="00B10C1A" w:rsidP="00BD61B6">
      <w:pPr>
        <w:spacing w:line="360" w:lineRule="auto"/>
        <w:ind w:firstLine="708"/>
        <w:jc w:val="both"/>
        <w:rPr>
          <w:rFonts w:ascii="Arial" w:eastAsiaTheme="minorEastAsia" w:hAnsi="Arial" w:cs="Arial"/>
        </w:rPr>
      </w:pPr>
      <w:r>
        <w:rPr>
          <w:rFonts w:ascii="Arial" w:eastAsiaTheme="minorEastAsia" w:hAnsi="Arial" w:cs="Arial"/>
        </w:rPr>
        <w:t xml:space="preserve">Onde </w:t>
      </w:r>
      <m:oMath>
        <m:r>
          <w:rPr>
            <w:rFonts w:ascii="Cambria Math" w:eastAsiaTheme="minorEastAsia" w:hAnsi="Cambria Math" w:cs="Arial"/>
          </w:rPr>
          <m:t>ν</m:t>
        </m:r>
      </m:oMath>
      <w:r>
        <w:rPr>
          <w:rFonts w:ascii="Arial" w:eastAsiaTheme="minorEastAsia" w:hAnsi="Arial" w:cs="Arial"/>
        </w:rPr>
        <w:t xml:space="preserve"> é o parâmetro de dispersão</w:t>
      </w:r>
      <w:r w:rsidR="004611B9">
        <w:rPr>
          <w:rFonts w:ascii="Arial" w:eastAsiaTheme="minorEastAsia" w:hAnsi="Arial" w:cs="Arial"/>
        </w:rPr>
        <w:t xml:space="preserve"> e </w:t>
      </w:r>
      <m:oMath>
        <m:r>
          <m:rPr>
            <m:sty m:val="p"/>
          </m:rPr>
          <w:rPr>
            <w:rFonts w:ascii="Cambria Math" w:eastAsiaTheme="minorEastAsia" w:hAnsi="Cambria Math" w:cs="Arial"/>
          </w:rPr>
          <m:t>Γ</m:t>
        </m:r>
      </m:oMath>
      <w:r w:rsidR="004611B9">
        <w:rPr>
          <w:rFonts w:ascii="Arial" w:eastAsiaTheme="minorEastAsia" w:hAnsi="Arial" w:cs="Arial"/>
        </w:rPr>
        <w:t xml:space="preserve"> é definido por:</w:t>
      </w:r>
    </w:p>
    <w:p w14:paraId="473B0678" w14:textId="77777777" w:rsidR="004611B9" w:rsidRDefault="004611B9" w:rsidP="00BD61B6">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611B9" w14:paraId="63892575" w14:textId="77777777" w:rsidTr="003F6278">
        <w:tc>
          <w:tcPr>
            <w:tcW w:w="704" w:type="dxa"/>
          </w:tcPr>
          <w:p w14:paraId="35B84B7B" w14:textId="77777777" w:rsidR="004611B9" w:rsidRDefault="004611B9" w:rsidP="00BD61B6">
            <w:pPr>
              <w:spacing w:line="360" w:lineRule="auto"/>
              <w:jc w:val="both"/>
              <w:rPr>
                <w:rFonts w:ascii="Arial" w:hAnsi="Arial" w:cs="Arial"/>
              </w:rPr>
            </w:pPr>
          </w:p>
        </w:tc>
        <w:tc>
          <w:tcPr>
            <w:tcW w:w="6946" w:type="dxa"/>
            <w:vAlign w:val="center"/>
          </w:tcPr>
          <w:p w14:paraId="7A348F89" w14:textId="7D417832" w:rsidR="004611B9" w:rsidRPr="00323572" w:rsidRDefault="004611B9" w:rsidP="00BD61B6">
            <w:pPr>
              <w:spacing w:line="360" w:lineRule="auto"/>
              <w:jc w:val="center"/>
              <w:rPr>
                <w:rFonts w:ascii="Arial" w:eastAsiaTheme="minorEastAsia" w:hAnsi="Arial" w:cs="Arial"/>
              </w:rPr>
            </w:pPr>
            <m:oMathPara>
              <m:oMath>
                <m:r>
                  <m:rPr>
                    <m:sty m:val="p"/>
                  </m:rPr>
                  <w:rPr>
                    <w:rFonts w:ascii="Cambria Math" w:eastAsiaTheme="minorEastAsia" w:hAnsi="Cambria Math" w:cs="Arial"/>
                  </w:rPr>
                  <m:t>Γ</m:t>
                </m:r>
                <m:d>
                  <m:dPr>
                    <m:ctrlPr>
                      <w:rPr>
                        <w:rFonts w:ascii="Cambria Math" w:eastAsiaTheme="minorEastAsia" w:hAnsi="Cambria Math" w:cs="Arial"/>
                        <w:i/>
                      </w:rPr>
                    </m:ctrlPr>
                  </m:dPr>
                  <m:e>
                    <m:r>
                      <w:rPr>
                        <w:rFonts w:ascii="Cambria Math" w:eastAsiaTheme="minorEastAsia" w:hAnsi="Cambria Math" w:cs="Arial"/>
                      </w:rPr>
                      <m:t>u</m:t>
                    </m:r>
                  </m:e>
                </m:d>
                <m:r>
                  <w:rPr>
                    <w:rFonts w:ascii="Cambria Math" w:eastAsiaTheme="minorEastAsia" w:hAnsi="Cambria Math" w:cs="Arial"/>
                  </w:rPr>
                  <m:t xml:space="preserve">= </m:t>
                </m:r>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u-1</m:t>
                        </m:r>
                      </m:sup>
                    </m:sSup>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r>
                  <w:rPr>
                    <w:rFonts w:ascii="Cambria Math" w:eastAsiaTheme="minorEastAsia" w:hAnsi="Cambria Math" w:cs="Arial"/>
                  </w:rPr>
                  <m:t>dx</m:t>
                </m:r>
              </m:oMath>
            </m:oMathPara>
          </w:p>
        </w:tc>
        <w:tc>
          <w:tcPr>
            <w:tcW w:w="838" w:type="dxa"/>
            <w:vAlign w:val="center"/>
          </w:tcPr>
          <w:p w14:paraId="4D738383" w14:textId="27366E6A" w:rsidR="004611B9" w:rsidRDefault="004611B9"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27</w:t>
            </w:r>
            <w:r>
              <w:rPr>
                <w:rFonts w:ascii="Arial" w:hAnsi="Arial" w:cs="Arial"/>
              </w:rPr>
              <w:fldChar w:fldCharType="end"/>
            </w:r>
            <w:r>
              <w:rPr>
                <w:rFonts w:ascii="Arial" w:hAnsi="Arial" w:cs="Arial"/>
              </w:rPr>
              <w:t>)</w:t>
            </w:r>
          </w:p>
        </w:tc>
      </w:tr>
    </w:tbl>
    <w:p w14:paraId="0269F9DF" w14:textId="3BA4A0C4" w:rsidR="004611B9" w:rsidRPr="00C26BF6" w:rsidRDefault="004611B9" w:rsidP="00BD61B6">
      <w:pPr>
        <w:spacing w:line="360" w:lineRule="auto"/>
        <w:jc w:val="both"/>
        <w:rPr>
          <w:rFonts w:ascii="Arial" w:eastAsiaTheme="minorEastAsia" w:hAnsi="Arial" w:cs="Arial"/>
        </w:rPr>
      </w:pPr>
    </w:p>
    <w:p w14:paraId="4B4D1AD4" w14:textId="1628B2F8" w:rsidR="00CF042A" w:rsidRDefault="004D5CD4" w:rsidP="00BD61B6">
      <w:pPr>
        <w:spacing w:line="360" w:lineRule="auto"/>
        <w:jc w:val="both"/>
        <w:rPr>
          <w:rFonts w:ascii="Arial" w:eastAsiaTheme="minorEastAsia" w:hAnsi="Arial" w:cs="Arial"/>
        </w:rPr>
      </w:pPr>
      <w:r>
        <w:rPr>
          <w:rFonts w:ascii="Arial" w:eastAsiaTheme="minorEastAsia" w:hAnsi="Arial" w:cs="Arial"/>
        </w:rPr>
        <w:tab/>
        <w:t xml:space="preserve">As propriedades da </w:t>
      </w:r>
      <w:r w:rsidR="00783CC4">
        <w:rPr>
          <w:rFonts w:ascii="Arial" w:eastAsiaTheme="minorEastAsia" w:hAnsi="Arial" w:cs="Arial"/>
        </w:rPr>
        <w:t>distribuição Gama são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83CC4" w14:paraId="12C0A5E3" w14:textId="77777777" w:rsidTr="003F6278">
        <w:tc>
          <w:tcPr>
            <w:tcW w:w="704" w:type="dxa"/>
          </w:tcPr>
          <w:p w14:paraId="57B153C4" w14:textId="77777777" w:rsidR="00783CC4" w:rsidRDefault="00783CC4" w:rsidP="00BD61B6">
            <w:pPr>
              <w:spacing w:line="360" w:lineRule="auto"/>
              <w:jc w:val="both"/>
              <w:rPr>
                <w:rFonts w:ascii="Arial" w:hAnsi="Arial" w:cs="Arial"/>
              </w:rPr>
            </w:pPr>
          </w:p>
        </w:tc>
        <w:tc>
          <w:tcPr>
            <w:tcW w:w="6946" w:type="dxa"/>
            <w:vAlign w:val="center"/>
          </w:tcPr>
          <w:p w14:paraId="48E77925" w14:textId="095B1DD4" w:rsidR="00783CC4" w:rsidRPr="00783CC4" w:rsidRDefault="00783CC4" w:rsidP="00BD61B6">
            <w:pPr>
              <w:spacing w:line="360" w:lineRule="auto"/>
              <w:jc w:val="center"/>
              <w:rPr>
                <w:rFonts w:ascii="Arial" w:eastAsiaTheme="minorEastAsia" w:hAnsi="Arial" w:cs="Arial"/>
              </w:rPr>
            </w:pPr>
            <m:oMathPara>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μ</m:t>
                    </m:r>
                  </m:e>
                </m:d>
                <m:r>
                  <m:rPr>
                    <m:sty m:val="p"/>
                  </m:rPr>
                  <w:rPr>
                    <w:rFonts w:ascii="Cambria Math" w:eastAsiaTheme="minorEastAsia"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ν</m:t>
                    </m:r>
                  </m:e>
                  <m:sup>
                    <m:r>
                      <w:rPr>
                        <w:rFonts w:ascii="Cambria Math" w:eastAsiaTheme="minorEastAsia" w:hAnsi="Cambria Math" w:cs="Arial"/>
                      </w:rPr>
                      <m:t>-1</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oMath>
            </m:oMathPara>
          </w:p>
        </w:tc>
        <w:tc>
          <w:tcPr>
            <w:tcW w:w="838" w:type="dxa"/>
            <w:vAlign w:val="center"/>
          </w:tcPr>
          <w:p w14:paraId="731F4C57" w14:textId="3F1DA347" w:rsidR="00783CC4" w:rsidRDefault="00783CC4"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28</w:t>
            </w:r>
            <w:r>
              <w:rPr>
                <w:rFonts w:ascii="Arial" w:hAnsi="Arial" w:cs="Arial"/>
              </w:rPr>
              <w:fldChar w:fldCharType="end"/>
            </w:r>
            <w:r>
              <w:rPr>
                <w:rFonts w:ascii="Arial" w:hAnsi="Arial" w:cs="Arial"/>
              </w:rPr>
              <w:t>)</w:t>
            </w:r>
          </w:p>
        </w:tc>
      </w:tr>
    </w:tbl>
    <w:p w14:paraId="24B46538" w14:textId="393BE74E" w:rsidR="00290BB9" w:rsidRPr="002123A3" w:rsidRDefault="00290BB9" w:rsidP="00BD61B6">
      <w:pPr>
        <w:spacing w:line="360" w:lineRule="auto"/>
        <w:jc w:val="both"/>
        <w:rPr>
          <w:rFonts w:ascii="Arial" w:eastAsiaTheme="minorEastAsia" w:hAnsi="Arial" w:cs="Arial"/>
        </w:rPr>
      </w:pPr>
    </w:p>
    <w:p w14:paraId="6F655EE4" w14:textId="1E0F35E7" w:rsidR="002B0ABF" w:rsidRDefault="003C2D9F" w:rsidP="00BD61B6">
      <w:pPr>
        <w:spacing w:line="360" w:lineRule="auto"/>
        <w:rPr>
          <w:rFonts w:ascii="Arial" w:hAnsi="Arial" w:cs="Arial"/>
          <w:b/>
          <w:bCs/>
        </w:rPr>
      </w:pPr>
      <w:r>
        <w:rPr>
          <w:rFonts w:ascii="Arial" w:hAnsi="Arial" w:cs="Arial"/>
          <w:b/>
          <w:bCs/>
        </w:rPr>
        <w:t>2.</w:t>
      </w:r>
      <w:r w:rsidR="002B0ABF">
        <w:rPr>
          <w:rFonts w:ascii="Arial" w:hAnsi="Arial" w:cs="Arial"/>
          <w:b/>
          <w:bCs/>
        </w:rPr>
        <w:t>3 Critério de Informação de Akaike</w:t>
      </w:r>
    </w:p>
    <w:p w14:paraId="629BB4D2" w14:textId="54BA316C" w:rsidR="002B0ABF" w:rsidRDefault="002B0ABF" w:rsidP="00BD61B6">
      <w:pPr>
        <w:spacing w:line="360" w:lineRule="auto"/>
        <w:rPr>
          <w:rFonts w:ascii="Arial" w:hAnsi="Arial" w:cs="Arial"/>
          <w:b/>
          <w:bCs/>
        </w:rPr>
      </w:pPr>
      <w:r>
        <w:rPr>
          <w:rFonts w:ascii="Arial" w:hAnsi="Arial" w:cs="Arial"/>
          <w:b/>
          <w:bCs/>
        </w:rPr>
        <w:tab/>
      </w:r>
    </w:p>
    <w:p w14:paraId="52C1E0DF" w14:textId="59DFEC36" w:rsidR="002B0ABF" w:rsidRDefault="002B0ABF" w:rsidP="00BD61B6">
      <w:pPr>
        <w:spacing w:line="360" w:lineRule="auto"/>
        <w:jc w:val="both"/>
        <w:rPr>
          <w:rFonts w:ascii="Arial" w:hAnsi="Arial" w:cs="Arial"/>
        </w:rPr>
      </w:pPr>
      <w:r>
        <w:rPr>
          <w:rFonts w:ascii="Arial" w:hAnsi="Arial" w:cs="Arial"/>
          <w:b/>
          <w:bCs/>
        </w:rPr>
        <w:tab/>
      </w:r>
      <w:r>
        <w:rPr>
          <w:rFonts w:ascii="Arial" w:hAnsi="Arial" w:cs="Arial"/>
        </w:rPr>
        <w:t>Akaike (1973) desenvolveu uma metodologia que endereça a problemática da seleção de modelos. Segundo Sobral &amp; Barreto (2016)</w:t>
      </w:r>
      <w:r w:rsidR="00A91692">
        <w:rPr>
          <w:rFonts w:ascii="Arial" w:hAnsi="Arial" w:cs="Arial"/>
        </w:rPr>
        <w:t xml:space="preserve"> não existe na literatura uma metodologia única que atue para selecionar modelos matemáticos. No contexto da regressão linear, há a possibilidade de testar diversas configurações de modelos adicionando ou removendo as variáveis dependentes que fazem parte de sua formulação.</w:t>
      </w:r>
    </w:p>
    <w:p w14:paraId="3F1526D0" w14:textId="4692EF0E" w:rsidR="00A91692" w:rsidRDefault="00A91692" w:rsidP="00BD61B6">
      <w:pPr>
        <w:spacing w:line="360" w:lineRule="auto"/>
        <w:jc w:val="both"/>
        <w:rPr>
          <w:rFonts w:ascii="Arial" w:hAnsi="Arial" w:cs="Arial"/>
        </w:rPr>
      </w:pPr>
      <w:r>
        <w:rPr>
          <w:rFonts w:ascii="Arial" w:hAnsi="Arial" w:cs="Arial"/>
        </w:rPr>
        <w:tab/>
        <w:t xml:space="preserve">Uma das alternativas largamente implementadas é o Critério de Informação de Akaike (AIC). Segundo Sobral &amp; Barreto (2016) a metodologia consiste na utilização da divergência de Kullback-Lieber, que é uma espécie de medida de distância entre o modelo analisado e outro teórico. Akaike (1973) </w:t>
      </w:r>
      <w:r>
        <w:rPr>
          <w:rFonts w:ascii="Arial" w:hAnsi="Arial" w:cs="Arial"/>
        </w:rPr>
        <w:lastRenderedPageBreak/>
        <w:t>propôs uma forma de estimação da distância entre esses dois modelos utilizando a função de verossimilhança de ordem do modelo:</w:t>
      </w:r>
    </w:p>
    <w:p w14:paraId="5DA29806" w14:textId="77777777" w:rsidR="00A91692" w:rsidRDefault="00A91692"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91692" w14:paraId="2414023B" w14:textId="77777777" w:rsidTr="00323572">
        <w:tc>
          <w:tcPr>
            <w:tcW w:w="704" w:type="dxa"/>
          </w:tcPr>
          <w:p w14:paraId="13A7BF8B" w14:textId="77777777" w:rsidR="00A91692" w:rsidRDefault="00A91692" w:rsidP="00BD61B6">
            <w:pPr>
              <w:spacing w:line="360" w:lineRule="auto"/>
              <w:jc w:val="both"/>
              <w:rPr>
                <w:rFonts w:ascii="Arial" w:hAnsi="Arial" w:cs="Arial"/>
              </w:rPr>
            </w:pPr>
          </w:p>
        </w:tc>
        <w:tc>
          <w:tcPr>
            <w:tcW w:w="6946" w:type="dxa"/>
          </w:tcPr>
          <w:p w14:paraId="256BFC35" w14:textId="29B220C9" w:rsidR="00A91692" w:rsidRPr="00323572" w:rsidRDefault="00A91692" w:rsidP="00BD61B6">
            <w:pPr>
              <w:spacing w:line="360" w:lineRule="auto"/>
              <w:jc w:val="both"/>
              <w:rPr>
                <w:rFonts w:ascii="Arial" w:eastAsiaTheme="minorEastAsia" w:hAnsi="Arial" w:cs="Arial"/>
              </w:rPr>
            </w:pPr>
            <m:oMathPara>
              <m:oMath>
                <m:r>
                  <w:rPr>
                    <w:rFonts w:ascii="Cambria Math" w:hAnsi="Cambria Math" w:cs="Arial"/>
                  </w:rPr>
                  <m:t>AIC= -2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)+2k</m:t>
                </m:r>
              </m:oMath>
            </m:oMathPara>
          </w:p>
        </w:tc>
        <w:tc>
          <w:tcPr>
            <w:tcW w:w="838" w:type="dxa"/>
          </w:tcPr>
          <w:p w14:paraId="3AB74662" w14:textId="7B5EC1F4" w:rsidR="00A91692" w:rsidRDefault="00A91692"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29</w:t>
            </w:r>
            <w:r>
              <w:rPr>
                <w:rFonts w:ascii="Arial" w:hAnsi="Arial" w:cs="Arial"/>
              </w:rPr>
              <w:fldChar w:fldCharType="end"/>
            </w:r>
            <w:r>
              <w:rPr>
                <w:rFonts w:ascii="Arial" w:hAnsi="Arial" w:cs="Arial"/>
              </w:rPr>
              <w:t>)</w:t>
            </w:r>
          </w:p>
        </w:tc>
      </w:tr>
    </w:tbl>
    <w:p w14:paraId="74B1F857" w14:textId="7D3C76D5" w:rsidR="00A91692" w:rsidRPr="00A91692" w:rsidRDefault="00A91692" w:rsidP="00BD61B6">
      <w:pPr>
        <w:spacing w:line="360" w:lineRule="auto"/>
        <w:jc w:val="both"/>
        <w:rPr>
          <w:rFonts w:ascii="Arial" w:hAnsi="Arial" w:cs="Arial"/>
        </w:rPr>
      </w:pPr>
    </w:p>
    <w:p w14:paraId="1F2D38A8" w14:textId="3BA3B63C" w:rsidR="00F47546" w:rsidRPr="00F47546" w:rsidRDefault="002B0ABF" w:rsidP="00BD61B6">
      <w:pPr>
        <w:spacing w:line="360" w:lineRule="auto"/>
        <w:jc w:val="both"/>
        <w:rPr>
          <w:rFonts w:ascii="Arial" w:hAnsi="Arial" w:cs="Arial"/>
        </w:rPr>
      </w:pPr>
      <w:r>
        <w:rPr>
          <w:rFonts w:ascii="Arial" w:hAnsi="Arial" w:cs="Arial"/>
          <w:b/>
          <w:bCs/>
        </w:rPr>
        <w:tab/>
      </w:r>
      <w:r w:rsidR="00F47546" w:rsidRPr="00F47546">
        <w:rPr>
          <w:rFonts w:ascii="Arial" w:hAnsi="Arial" w:cs="Arial"/>
        </w:rPr>
        <w:t xml:space="preserve">À medida que a verossimilhança aumenta, o termo </w:t>
      </w:r>
      <m:oMath>
        <m:r>
          <w:rPr>
            <w:rFonts w:ascii="Cambria Math" w:hAnsi="Cambria Math" w:cs="Arial"/>
          </w:rPr>
          <m:t>-2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m:t>
        </m:r>
      </m:oMath>
      <w:r w:rsidR="00F47546">
        <w:rPr>
          <w:rFonts w:ascii="Arial" w:eastAsiaTheme="minorEastAsia" w:hAnsi="Arial" w:cs="Arial"/>
        </w:rPr>
        <w:t xml:space="preserve"> </w:t>
      </w:r>
      <w:r w:rsidR="00F47546" w:rsidRPr="00F47546">
        <w:rPr>
          <w:rFonts w:ascii="Arial" w:hAnsi="Arial" w:cs="Arial"/>
        </w:rPr>
        <w:t>decresce, enquanto o</w:t>
      </w:r>
      <w:r w:rsidR="00F47546">
        <w:rPr>
          <w:rFonts w:ascii="Arial" w:hAnsi="Arial" w:cs="Arial"/>
        </w:rPr>
        <w:t xml:space="preserve"> </w:t>
      </w:r>
      <w:r w:rsidR="00F47546" w:rsidRPr="00F47546">
        <w:rPr>
          <w:rFonts w:ascii="Arial" w:hAnsi="Arial" w:cs="Arial"/>
        </w:rPr>
        <w:t>termo</w:t>
      </w:r>
      <w:r w:rsidR="00F47546">
        <w:rPr>
          <w:rFonts w:ascii="Arial" w:eastAsiaTheme="minorEastAsia" w:hAnsi="Arial" w:cs="Arial"/>
        </w:rPr>
        <w:t xml:space="preserve"> </w:t>
      </w:r>
      <m:oMath>
        <m:r>
          <w:rPr>
            <w:rFonts w:ascii="Cambria Math" w:hAnsi="Cambria Math" w:cs="Arial"/>
          </w:rPr>
          <m:t xml:space="preserve">2k </m:t>
        </m:r>
      </m:oMath>
      <w:r w:rsidR="00F47546" w:rsidRPr="00F47546">
        <w:rPr>
          <w:rFonts w:ascii="Arial" w:hAnsi="Arial" w:cs="Arial"/>
        </w:rPr>
        <w:t xml:space="preserve">cresce sempre que a ordem do modelo for maior. Dessa forma, o </w:t>
      </w:r>
      <w:r w:rsidR="00F47546">
        <w:rPr>
          <w:rFonts w:ascii="Arial" w:hAnsi="Arial" w:cs="Arial"/>
        </w:rPr>
        <w:t xml:space="preserve">AIC </w:t>
      </w:r>
      <w:r w:rsidR="00F47546" w:rsidRPr="00F47546">
        <w:rPr>
          <w:rFonts w:ascii="Arial" w:hAnsi="Arial" w:cs="Arial"/>
        </w:rPr>
        <w:t>pondera entre a adequação aos dados e a complexidade do mode</w:t>
      </w:r>
      <w:r w:rsidR="00F47546">
        <w:rPr>
          <w:rFonts w:ascii="Arial" w:hAnsi="Arial" w:cs="Arial"/>
        </w:rPr>
        <w:t>lo. Em outros termos, quando se tem mais de um modelo para comparar, aquele que apresentar menor valor no AIC, será aquele com melhor ajuste.</w:t>
      </w:r>
    </w:p>
    <w:p w14:paraId="3C0B6FAF" w14:textId="1DC86897" w:rsidR="002B0ABF" w:rsidRPr="002B0ABF" w:rsidRDefault="002B0ABF" w:rsidP="00BD61B6">
      <w:pPr>
        <w:spacing w:line="360" w:lineRule="auto"/>
        <w:jc w:val="both"/>
        <w:rPr>
          <w:rFonts w:ascii="Arial" w:hAnsi="Arial" w:cs="Arial"/>
        </w:rPr>
      </w:pPr>
      <w:r>
        <w:rPr>
          <w:rFonts w:ascii="Arial" w:hAnsi="Arial" w:cs="Arial"/>
          <w:b/>
          <w:bCs/>
        </w:rPr>
        <w:tab/>
      </w:r>
    </w:p>
    <w:p w14:paraId="2A9E79D6" w14:textId="46A2AB23" w:rsidR="003911F0" w:rsidRPr="00BB328C" w:rsidRDefault="003911F0" w:rsidP="00BD61B6">
      <w:pPr>
        <w:spacing w:line="360" w:lineRule="auto"/>
        <w:rPr>
          <w:ins w:id="83" w:author="Igor Mazzeto" w:date="2023-04-30T11:02:00Z"/>
          <w:rFonts w:ascii="Arial" w:hAnsi="Arial" w:cs="Arial"/>
          <w:b/>
          <w:bCs/>
        </w:rPr>
      </w:pPr>
      <w:ins w:id="84" w:author="Igor Mazzeto" w:date="2023-04-30T11:02:00Z">
        <w:r>
          <w:rPr>
            <w:rFonts w:ascii="Arial" w:hAnsi="Arial" w:cs="Arial"/>
            <w:b/>
            <w:bCs/>
          </w:rPr>
          <w:t xml:space="preserve">2.4 </w:t>
        </w:r>
        <w:commentRangeStart w:id="85"/>
        <w:r w:rsidRPr="00BB328C">
          <w:rPr>
            <w:rFonts w:ascii="Arial" w:hAnsi="Arial" w:cs="Arial"/>
            <w:b/>
            <w:bCs/>
          </w:rPr>
          <w:t>Regressão Quantílica</w:t>
        </w:r>
        <w:commentRangeEnd w:id="85"/>
        <w:r w:rsidRPr="00BB328C">
          <w:rPr>
            <w:rFonts w:ascii="Arial" w:hAnsi="Arial" w:cs="Arial"/>
            <w:b/>
            <w:bCs/>
          </w:rPr>
          <w:commentReference w:id="85"/>
        </w:r>
      </w:ins>
    </w:p>
    <w:p w14:paraId="1CB4D771" w14:textId="77777777" w:rsidR="003911F0" w:rsidRPr="00F462E7" w:rsidRDefault="003911F0">
      <w:pPr>
        <w:spacing w:line="360" w:lineRule="auto"/>
        <w:jc w:val="both"/>
        <w:rPr>
          <w:ins w:id="86" w:author="Igor Mazzeto" w:date="2023-04-30T11:02:00Z"/>
          <w:rFonts w:ascii="Arial" w:hAnsi="Arial" w:cs="Arial"/>
        </w:rPr>
        <w:pPrChange w:id="87" w:author="Igor Mazzeto" w:date="2023-04-30T11:20:00Z">
          <w:pPr>
            <w:jc w:val="both"/>
          </w:pPr>
        </w:pPrChange>
      </w:pPr>
    </w:p>
    <w:p w14:paraId="5D188613" w14:textId="521CA703" w:rsidR="003911F0" w:rsidRDefault="003911F0" w:rsidP="00BD61B6">
      <w:pPr>
        <w:spacing w:line="360" w:lineRule="auto"/>
        <w:jc w:val="both"/>
        <w:rPr>
          <w:ins w:id="88" w:author="Igor Mazzeto" w:date="2023-04-30T11:22:00Z"/>
          <w:rFonts w:ascii="Arial" w:eastAsiaTheme="minorEastAsia" w:hAnsi="Arial" w:cs="Arial"/>
        </w:rPr>
      </w:pPr>
      <w:ins w:id="89" w:author="Igor Mazzeto" w:date="2023-04-30T11:02:00Z">
        <w:r>
          <w:rPr>
            <w:rFonts w:ascii="Arial" w:hAnsi="Arial" w:cs="Arial"/>
          </w:rPr>
          <w:tab/>
          <w:t xml:space="preserve">Como descrito anteriormente, os estudos estatísticos relacionados </w:t>
        </w:r>
      </w:ins>
      <w:ins w:id="90" w:author="Igor Mazzeto" w:date="2023-04-30T11:03:00Z">
        <w:r>
          <w:rPr>
            <w:rFonts w:ascii="Arial" w:hAnsi="Arial" w:cs="Arial"/>
          </w:rPr>
          <w:t>a regressão linear em sua maioria buscam estimar as variações de um</w:t>
        </w:r>
      </w:ins>
      <w:ins w:id="91" w:author="Igor Mazzeto" w:date="2023-04-30T11:05:00Z">
        <w:r>
          <w:rPr>
            <w:rFonts w:ascii="Arial" w:hAnsi="Arial" w:cs="Arial"/>
          </w:rPr>
          <w:t xml:space="preserve">a variável </w:t>
        </w:r>
      </w:ins>
      <m:oMath>
        <m:r>
          <w:ins w:id="92" w:author="Igor Mazzeto" w:date="2023-04-30T11:06:00Z">
            <w:rPr>
              <w:rFonts w:ascii="Cambria Math" w:hAnsi="Cambria Math" w:cs="Arial"/>
            </w:rPr>
            <m:t>Y</m:t>
          </w:ins>
        </m:r>
      </m:oMath>
      <w:ins w:id="93" w:author="Igor Mazzeto" w:date="2023-04-30T11:06:00Z">
        <w:r>
          <w:rPr>
            <w:rFonts w:ascii="Arial" w:eastAsiaTheme="minorEastAsia" w:hAnsi="Arial" w:cs="Arial"/>
          </w:rPr>
          <w:t xml:space="preserve"> em relação as variáveis dependentes </w:t>
        </w:r>
      </w:ins>
      <m:oMath>
        <m:r>
          <w:ins w:id="94" w:author="Igor Mazzeto" w:date="2023-04-30T11:06:00Z">
            <w:rPr>
              <w:rFonts w:ascii="Cambria Math" w:eastAsiaTheme="minorEastAsia" w:hAnsi="Cambria Math" w:cs="Arial"/>
            </w:rPr>
            <m:t xml:space="preserve">x </m:t>
          </w:ins>
        </m:r>
      </m:oMath>
      <w:ins w:id="95" w:author="Igor Mazzeto" w:date="2023-04-30T11:06:00Z">
        <w:r>
          <w:rPr>
            <w:rFonts w:ascii="Arial" w:eastAsiaTheme="minorEastAsia" w:hAnsi="Arial" w:cs="Arial"/>
          </w:rPr>
          <w:t xml:space="preserve">de acordo com efeito </w:t>
        </w:r>
      </w:ins>
      <w:ins w:id="96" w:author="Igor Mazzeto" w:date="2023-04-30T11:07:00Z">
        <w:r>
          <w:rPr>
            <w:rFonts w:ascii="Arial" w:eastAsiaTheme="minorEastAsia" w:hAnsi="Arial" w:cs="Arial"/>
          </w:rPr>
          <w:t>na médi</w:t>
        </w:r>
      </w:ins>
      <w:ins w:id="97" w:author="Igor Mazzeto" w:date="2023-04-30T11:08:00Z">
        <w:r>
          <w:rPr>
            <w:rFonts w:ascii="Arial" w:eastAsiaTheme="minorEastAsia" w:hAnsi="Arial" w:cs="Arial"/>
          </w:rPr>
          <w:t>a, conforme descrito pelo método MQO. Segundo Santos (2012)</w:t>
        </w:r>
      </w:ins>
      <w:ins w:id="98" w:author="Igor Mazzeto" w:date="2023-04-30T11:09:00Z">
        <w:r>
          <w:rPr>
            <w:rFonts w:ascii="Arial" w:eastAsiaTheme="minorEastAsia" w:hAnsi="Arial" w:cs="Arial"/>
          </w:rPr>
          <w:t>, tal método possui limitações pois está intrinsicamente baseado na assunção</w:t>
        </w:r>
      </w:ins>
      <w:ins w:id="99" w:author="Igor Mazzeto" w:date="2023-04-30T11:10:00Z">
        <w:r>
          <w:rPr>
            <w:rFonts w:ascii="Arial" w:eastAsiaTheme="minorEastAsia" w:hAnsi="Arial" w:cs="Arial"/>
          </w:rPr>
          <w:t xml:space="preserve"> da distribuição normal dos erros, dessa forma quando tal condição não é alcançada, a performance do método é </w:t>
        </w:r>
      </w:ins>
      <w:ins w:id="100" w:author="Igor Mazzeto" w:date="2023-04-30T11:11:00Z">
        <w:r>
          <w:rPr>
            <w:rFonts w:ascii="Arial" w:eastAsiaTheme="minorEastAsia" w:hAnsi="Arial" w:cs="Arial"/>
          </w:rPr>
          <w:t>comprometida.</w:t>
        </w:r>
      </w:ins>
      <w:ins w:id="101" w:author="Igor Mazzeto" w:date="2023-04-30T11:19:00Z">
        <w:r w:rsidR="00BD61B6">
          <w:rPr>
            <w:rFonts w:ascii="Arial" w:eastAsiaTheme="minorEastAsia" w:hAnsi="Arial" w:cs="Arial"/>
          </w:rPr>
          <w:t xml:space="preserve"> Ainda segundo o autor, ainda há o problema da influência que outliers </w:t>
        </w:r>
      </w:ins>
      <w:r w:rsidR="00A71E06">
        <w:rPr>
          <w:rFonts w:ascii="Arial" w:eastAsiaTheme="minorEastAsia" w:hAnsi="Arial" w:cs="Arial"/>
        </w:rPr>
        <w:t>exercem nas</w:t>
      </w:r>
      <w:ins w:id="102" w:author="Igor Mazzeto" w:date="2023-04-30T11:20:00Z">
        <w:r w:rsidR="00BD61B6">
          <w:rPr>
            <w:rFonts w:ascii="Arial" w:eastAsiaTheme="minorEastAsia" w:hAnsi="Arial" w:cs="Arial"/>
          </w:rPr>
          <w:t xml:space="preserve"> estimativas dos parâmetros do modelo</w:t>
        </w:r>
      </w:ins>
      <w:ins w:id="103" w:author="Igor Mazzeto" w:date="2023-04-30T11:21:00Z">
        <w:r w:rsidR="00BD61B6">
          <w:rPr>
            <w:rFonts w:ascii="Arial" w:eastAsiaTheme="minorEastAsia" w:hAnsi="Arial" w:cs="Arial"/>
          </w:rPr>
          <w:t xml:space="preserve">, fazendo com que seja </w:t>
        </w:r>
      </w:ins>
      <w:ins w:id="104" w:author="Igor Mazzeto" w:date="2023-04-30T11:22:00Z">
        <w:r w:rsidR="00BD61B6">
          <w:rPr>
            <w:rFonts w:ascii="Arial" w:eastAsiaTheme="minorEastAsia" w:hAnsi="Arial" w:cs="Arial"/>
          </w:rPr>
          <w:t>necessário um maior cuidado</w:t>
        </w:r>
      </w:ins>
      <w:ins w:id="105" w:author="Igor Mazzeto" w:date="2023-04-30T11:21:00Z">
        <w:r w:rsidR="00BD61B6">
          <w:rPr>
            <w:rFonts w:ascii="Arial" w:eastAsiaTheme="minorEastAsia" w:hAnsi="Arial" w:cs="Arial"/>
          </w:rPr>
          <w:t xml:space="preserve"> na avaliação na influência dos mesmos sobre o ajuste do modelo.</w:t>
        </w:r>
      </w:ins>
    </w:p>
    <w:p w14:paraId="5B279064" w14:textId="23CED7D7" w:rsidR="00BD61B6" w:rsidRDefault="00BD61B6">
      <w:pPr>
        <w:spacing w:line="360" w:lineRule="auto"/>
        <w:jc w:val="both"/>
        <w:rPr>
          <w:rFonts w:ascii="Arial" w:eastAsiaTheme="minorEastAsia" w:hAnsi="Arial" w:cs="Arial"/>
        </w:rPr>
      </w:pPr>
      <w:ins w:id="106" w:author="Igor Mazzeto" w:date="2023-04-30T11:22:00Z">
        <w:r>
          <w:rPr>
            <w:rFonts w:ascii="Arial" w:eastAsiaTheme="minorEastAsia" w:hAnsi="Arial" w:cs="Arial"/>
          </w:rPr>
          <w:tab/>
          <w:t xml:space="preserve">Uma alternativa </w:t>
        </w:r>
      </w:ins>
      <w:ins w:id="107" w:author="Igor Mazzeto" w:date="2023-04-30T11:25:00Z">
        <w:r w:rsidR="00785816">
          <w:rPr>
            <w:rFonts w:ascii="Arial" w:eastAsiaTheme="minorEastAsia" w:hAnsi="Arial" w:cs="Arial"/>
          </w:rPr>
          <w:t>ao MQO é a utilização da técnica de minimização</w:t>
        </w:r>
      </w:ins>
      <w:ins w:id="108" w:author="Igor Mazzeto" w:date="2023-04-30T11:26:00Z">
        <w:r w:rsidR="00785816">
          <w:rPr>
            <w:rFonts w:ascii="Arial" w:eastAsiaTheme="minorEastAsia" w:hAnsi="Arial" w:cs="Arial"/>
          </w:rPr>
          <w:t xml:space="preserve"> de erros absolutos ponderados (MEA) no qual resulta em um modelo de </w:t>
        </w:r>
      </w:ins>
      <w:r w:rsidR="00A71E06">
        <w:rPr>
          <w:rFonts w:ascii="Arial" w:eastAsiaTheme="minorEastAsia" w:hAnsi="Arial" w:cs="Arial"/>
        </w:rPr>
        <w:t>regressão baseado</w:t>
      </w:r>
      <w:ins w:id="109" w:author="Igor Mazzeto" w:date="2023-04-30T11:26:00Z">
        <w:r w:rsidR="00785816">
          <w:rPr>
            <w:rFonts w:ascii="Arial" w:eastAsiaTheme="minorEastAsia" w:hAnsi="Arial" w:cs="Arial"/>
          </w:rPr>
          <w:t xml:space="preserve"> em quantis, em outros termos, </w:t>
        </w:r>
      </w:ins>
      <w:ins w:id="110" w:author="Igor Mazzeto" w:date="2023-04-30T11:27:00Z">
        <w:r w:rsidR="00785816">
          <w:rPr>
            <w:rFonts w:ascii="Arial" w:eastAsiaTheme="minorEastAsia" w:hAnsi="Arial" w:cs="Arial"/>
          </w:rPr>
          <w:t>uma regressão quantílica.</w:t>
        </w:r>
      </w:ins>
      <w:ins w:id="111" w:author="Igor Mazzeto" w:date="2023-04-30T11:36:00Z">
        <w:r w:rsidR="00D563F9">
          <w:rPr>
            <w:rFonts w:ascii="Arial" w:eastAsiaTheme="minorEastAsia" w:hAnsi="Arial" w:cs="Arial"/>
          </w:rPr>
          <w:t xml:space="preserve"> </w:t>
        </w:r>
      </w:ins>
      <w:ins w:id="112" w:author="Igor Mazzeto" w:date="2023-04-30T11:37:00Z">
        <w:r w:rsidR="00D563F9">
          <w:rPr>
            <w:rFonts w:ascii="Arial" w:eastAsiaTheme="minorEastAsia" w:hAnsi="Arial" w:cs="Arial"/>
          </w:rPr>
          <w:t>O MEA é um método não-paramétrico</w:t>
        </w:r>
      </w:ins>
      <w:ins w:id="113" w:author="Igor Mazzeto" w:date="2023-04-30T11:36:00Z">
        <w:r w:rsidR="00D563F9">
          <w:rPr>
            <w:rFonts w:ascii="Arial" w:eastAsiaTheme="minorEastAsia" w:hAnsi="Arial" w:cs="Arial"/>
          </w:rPr>
          <w:t xml:space="preserve"> </w:t>
        </w:r>
      </w:ins>
      <w:ins w:id="114" w:author="Igor Mazzeto" w:date="2023-04-30T11:37:00Z">
        <w:r w:rsidR="00D563F9">
          <w:rPr>
            <w:rFonts w:ascii="Arial" w:eastAsiaTheme="minorEastAsia" w:hAnsi="Arial" w:cs="Arial"/>
          </w:rPr>
          <w:t xml:space="preserve">pois não depende de uma distribuição pré-determinada e </w:t>
        </w:r>
      </w:ins>
      <w:ins w:id="115" w:author="Igor Mazzeto" w:date="2023-04-30T11:36:00Z">
        <w:r w:rsidR="00D563F9">
          <w:rPr>
            <w:rFonts w:ascii="Arial" w:eastAsiaTheme="minorEastAsia" w:hAnsi="Arial" w:cs="Arial"/>
          </w:rPr>
          <w:t xml:space="preserve">permite </w:t>
        </w:r>
      </w:ins>
      <w:ins w:id="116" w:author="Igor Mazzeto" w:date="2023-04-30T11:38:00Z">
        <w:r w:rsidR="00D563F9">
          <w:rPr>
            <w:rFonts w:ascii="Arial" w:eastAsiaTheme="minorEastAsia" w:hAnsi="Arial" w:cs="Arial"/>
          </w:rPr>
          <w:t>investigar os efeitos das variáveis explicativas ao longo da distribuição da variável dependente.</w:t>
        </w:r>
      </w:ins>
      <w:ins w:id="117" w:author="Igor Mazzeto" w:date="2023-04-30T11:39:00Z">
        <w:r w:rsidR="00D563F9">
          <w:rPr>
            <w:rFonts w:ascii="Arial" w:eastAsiaTheme="minorEastAsia" w:hAnsi="Arial" w:cs="Arial"/>
          </w:rPr>
          <w:t xml:space="preserve"> De forma geral, a regressão q</w:t>
        </w:r>
        <w:r w:rsidR="00D563F9">
          <w:rPr>
            <w:rFonts w:ascii="Arial" w:hAnsi="Arial" w:cs="Arial"/>
          </w:rPr>
          <w:t xml:space="preserve">uantílica é uma forma de analisar e estimar modelo para a mediana condicional ou para outros quantis da distribuição da variável dependente </w:t>
        </w:r>
      </w:ins>
      <m:oMath>
        <m:r>
          <w:ins w:id="118" w:author="Igor Mazzeto" w:date="2023-04-30T11:40:00Z">
            <w:rPr>
              <w:rFonts w:ascii="Cambria Math" w:hAnsi="Cambria Math" w:cs="Arial"/>
            </w:rPr>
            <m:t>Y</m:t>
          </w:ins>
        </m:r>
      </m:oMath>
      <w:ins w:id="119" w:author="Igor Mazzeto" w:date="2023-04-30T11:39:00Z">
        <w:r w:rsidR="00D563F9">
          <w:rPr>
            <w:rFonts w:ascii="Arial" w:hAnsi="Arial" w:cs="Arial"/>
          </w:rPr>
          <w:t xml:space="preserve"> com relação a </w:t>
        </w:r>
      </w:ins>
      <w:ins w:id="120" w:author="Igor Mazzeto" w:date="2023-04-30T11:40:00Z">
        <w:r w:rsidR="00D563F9">
          <w:rPr>
            <w:rFonts w:ascii="Arial" w:hAnsi="Arial" w:cs="Arial"/>
          </w:rPr>
          <w:t>repressores</w:t>
        </w:r>
      </w:ins>
      <w:ins w:id="121" w:author="Igor Mazzeto" w:date="2023-04-30T11:39:00Z">
        <w:r w:rsidR="00D563F9">
          <w:rPr>
            <w:rFonts w:ascii="Arial" w:hAnsi="Arial" w:cs="Arial"/>
          </w:rPr>
          <w:t xml:space="preserve"> </w:t>
        </w:r>
      </w:ins>
      <m:oMath>
        <m:r>
          <w:ins w:id="122" w:author="Igor Mazzeto" w:date="2023-04-30T11:40:00Z">
            <w:rPr>
              <w:rFonts w:ascii="Cambria Math" w:hAnsi="Cambria Math" w:cs="Arial"/>
            </w:rPr>
            <m:t>x.</m:t>
          </w:ins>
        </m:r>
      </m:oMath>
    </w:p>
    <w:p w14:paraId="217ED969" w14:textId="3E89E990" w:rsidR="004C44D7" w:rsidRDefault="002A1263" w:rsidP="002A1263">
      <w:pPr>
        <w:spacing w:line="360" w:lineRule="auto"/>
        <w:jc w:val="both"/>
        <w:rPr>
          <w:rFonts w:ascii="Arial" w:eastAsiaTheme="minorEastAsia" w:hAnsi="Arial" w:cs="Arial"/>
        </w:rPr>
      </w:pPr>
      <w:r>
        <w:rPr>
          <w:rFonts w:ascii="Arial" w:eastAsiaTheme="minorEastAsia" w:hAnsi="Arial" w:cs="Arial"/>
        </w:rPr>
        <w:lastRenderedPageBreak/>
        <w:tab/>
      </w:r>
      <w:r w:rsidR="005D583F">
        <w:rPr>
          <w:rFonts w:ascii="Arial" w:eastAsiaTheme="minorEastAsia" w:hAnsi="Arial" w:cs="Arial"/>
        </w:rPr>
        <w:t xml:space="preserve">Reescrevendo a forma geral da equação de </w:t>
      </w:r>
      <w:r w:rsidR="005676FA">
        <w:rPr>
          <w:rFonts w:ascii="Arial" w:eastAsiaTheme="minorEastAsia" w:hAnsi="Arial" w:cs="Arial"/>
        </w:rPr>
        <w:t xml:space="preserve">regressão linear condicionada para a média </w:t>
      </w:r>
      <w:r w:rsidR="004C44D7">
        <w:rPr>
          <w:rFonts w:ascii="Arial" w:eastAsiaTheme="minorEastAsia" w:hAnsi="Arial" w:cs="Arial"/>
        </w:rPr>
        <w:t>para a forma quantílica, temos a seguinte representação: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C44D7" w14:paraId="04E8AB29" w14:textId="77777777" w:rsidTr="003F6278">
        <w:tc>
          <w:tcPr>
            <w:tcW w:w="704" w:type="dxa"/>
          </w:tcPr>
          <w:p w14:paraId="52945F1E" w14:textId="77777777" w:rsidR="004C44D7" w:rsidRDefault="004C44D7" w:rsidP="00E84E91">
            <w:pPr>
              <w:spacing w:line="360" w:lineRule="auto"/>
              <w:jc w:val="both"/>
              <w:rPr>
                <w:rFonts w:ascii="Arial" w:hAnsi="Arial" w:cs="Arial"/>
              </w:rPr>
            </w:pPr>
          </w:p>
        </w:tc>
        <w:tc>
          <w:tcPr>
            <w:tcW w:w="6946" w:type="dxa"/>
            <w:vAlign w:val="center"/>
          </w:tcPr>
          <w:p w14:paraId="2111F31E" w14:textId="7CE1CAAE" w:rsidR="004C44D7" w:rsidRPr="00742FFE" w:rsidRDefault="00000000" w:rsidP="003F6278">
            <w:pPr>
              <w:spacing w:line="360" w:lineRule="auto"/>
              <w:jc w:val="center"/>
              <w:rPr>
                <w:rFonts w:ascii="Arial" w:eastAsiaTheme="minorEastAsia" w:hAnsi="Arial" w:cs="Arial"/>
                <w:i/>
                <w:iCs/>
                <w:sz w:val="28"/>
                <w:szCs w:val="28"/>
              </w:rPr>
            </w:pPr>
            <m:oMathPara>
              <m:oMath>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Q</m:t>
                    </m:r>
                  </m:e>
                  <m:sub>
                    <m:r>
                      <w:rPr>
                        <w:rFonts w:ascii="Cambria Math" w:eastAsiaTheme="minorEastAsia" w:hAnsi="Cambria Math" w:cs="Arial"/>
                        <w:sz w:val="28"/>
                        <w:szCs w:val="28"/>
                      </w:rPr>
                      <m:t>τ</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Y</m:t>
                    </m:r>
                    <m:ctrlPr>
                      <w:rPr>
                        <w:rFonts w:ascii="Cambria Math" w:eastAsia="MS Gothic" w:hAnsi="Cambria Math" w:cs="MS Gothic"/>
                        <w:i/>
                        <w:iCs/>
                        <w:sz w:val="28"/>
                        <w:szCs w:val="28"/>
                      </w:rPr>
                    </m:ctrlPr>
                  </m:e>
                  <m:e>
                    <m:r>
                      <w:rPr>
                        <w:rFonts w:ascii="Cambria Math" w:eastAsiaTheme="minorEastAsia" w:hAnsi="Cambria Math" w:cs="Arial"/>
                        <w:sz w:val="28"/>
                        <w:szCs w:val="28"/>
                      </w:rPr>
                      <m:t>x</m:t>
                    </m:r>
                  </m:e>
                </m:d>
                <m:r>
                  <w:rPr>
                    <w:rFonts w:ascii="Cambria Math" w:eastAsiaTheme="minorEastAsia" w:hAnsi="Cambria Math" w:cs="Arial"/>
                    <w:sz w:val="28"/>
                    <w:szCs w:val="28"/>
                  </w:rPr>
                  <m:t>=</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⋯ +</m:t>
                </m:r>
                <m:sSub>
                  <m:sSubPr>
                    <m:ctrlPr>
                      <w:rPr>
                        <w:rFonts w:ascii="Cambria Math" w:eastAsiaTheme="minorEastAsia" w:hAnsi="Cambria Math" w:cs="Arial"/>
                        <w:i/>
                        <w:iCs/>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d>
                  <m:dPr>
                    <m:ctrlPr>
                      <w:rPr>
                        <w:rFonts w:ascii="Cambria Math" w:eastAsiaTheme="minorEastAsia" w:hAnsi="Cambria Math" w:cs="Arial"/>
                        <w:i/>
                        <w:iCs/>
                        <w:sz w:val="28"/>
                        <w:szCs w:val="28"/>
                      </w:rPr>
                    </m:ctrlPr>
                  </m:dPr>
                  <m:e>
                    <m:r>
                      <w:rPr>
                        <w:rFonts w:ascii="Cambria Math" w:eastAsiaTheme="minorEastAsia" w:hAnsi="Cambria Math" w:cs="Arial"/>
                        <w:sz w:val="28"/>
                        <w:szCs w:val="28"/>
                      </w:rPr>
                      <m:t>τ</m:t>
                    </m:r>
                  </m:e>
                </m:d>
                <m:r>
                  <w:rPr>
                    <w:rFonts w:ascii="Cambria Math" w:eastAsiaTheme="minorEastAsia" w:hAnsi="Cambria Math" w:cs="Arial"/>
                    <w:sz w:val="28"/>
                    <w:szCs w:val="28"/>
                  </w:rPr>
                  <m:t> </m:t>
                </m:r>
              </m:oMath>
            </m:oMathPara>
          </w:p>
        </w:tc>
        <w:tc>
          <w:tcPr>
            <w:tcW w:w="838" w:type="dxa"/>
            <w:vAlign w:val="center"/>
          </w:tcPr>
          <w:p w14:paraId="48A88AFB" w14:textId="25912A53" w:rsidR="004C44D7" w:rsidRDefault="004C44D7"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30</w:t>
            </w:r>
            <w:r>
              <w:rPr>
                <w:rFonts w:ascii="Arial" w:hAnsi="Arial" w:cs="Arial"/>
              </w:rPr>
              <w:fldChar w:fldCharType="end"/>
            </w:r>
            <w:r>
              <w:rPr>
                <w:rFonts w:ascii="Arial" w:hAnsi="Arial" w:cs="Arial"/>
              </w:rPr>
              <w:t>)</w:t>
            </w:r>
          </w:p>
        </w:tc>
      </w:tr>
    </w:tbl>
    <w:p w14:paraId="13B51DB5" w14:textId="77777777" w:rsidR="003B0763" w:rsidRDefault="003B0763" w:rsidP="00786D48">
      <w:pPr>
        <w:spacing w:line="360" w:lineRule="auto"/>
        <w:jc w:val="both"/>
        <w:rPr>
          <w:rFonts w:ascii="Arial" w:hAnsi="Arial" w:cs="Arial"/>
          <w:iCs/>
        </w:rPr>
      </w:pPr>
    </w:p>
    <w:p w14:paraId="78EF583C" w14:textId="442BD234" w:rsidR="00D563F9" w:rsidRDefault="00F25FEA" w:rsidP="00786D48">
      <w:pPr>
        <w:spacing w:line="360" w:lineRule="auto"/>
        <w:jc w:val="both"/>
        <w:rPr>
          <w:rFonts w:ascii="Arial" w:eastAsiaTheme="minorEastAsia" w:hAnsi="Arial" w:cs="Arial"/>
          <w:iCs/>
        </w:rPr>
      </w:pPr>
      <w:r>
        <w:rPr>
          <w:rFonts w:ascii="Arial" w:hAnsi="Arial" w:cs="Arial"/>
          <w:iCs/>
        </w:rPr>
        <w:t xml:space="preserve">onde </w:t>
      </w:r>
      <m:oMath>
        <m:r>
          <w:rPr>
            <w:rFonts w:ascii="Cambria Math" w:hAnsi="Cambria Math" w:cs="Arial"/>
          </w:rPr>
          <m:t>τ</m:t>
        </m:r>
      </m:oMath>
      <w:r>
        <w:rPr>
          <w:rFonts w:ascii="Arial" w:eastAsiaTheme="minorEastAsia" w:hAnsi="Arial" w:cs="Arial"/>
          <w:iCs/>
        </w:rPr>
        <w:t xml:space="preserve"> é o quantil condicional</w:t>
      </w:r>
      <w:r w:rsidR="003B0763">
        <w:rPr>
          <w:rFonts w:ascii="Arial" w:eastAsiaTheme="minorEastAsia" w:hAnsi="Arial" w:cs="Arial"/>
          <w:iCs/>
        </w:rPr>
        <w:t xml:space="preserve"> e k representa as variáveis dependentes</w:t>
      </w:r>
    </w:p>
    <w:p w14:paraId="6D966A63" w14:textId="77777777" w:rsidR="00F25FEA" w:rsidRDefault="00F25FEA" w:rsidP="00786D48">
      <w:pPr>
        <w:spacing w:line="360" w:lineRule="auto"/>
        <w:jc w:val="both"/>
        <w:rPr>
          <w:rFonts w:ascii="Arial" w:eastAsiaTheme="minorEastAsia" w:hAnsi="Arial" w:cs="Arial"/>
          <w:iCs/>
        </w:rPr>
      </w:pPr>
    </w:p>
    <w:p w14:paraId="70471053" w14:textId="3D71FE9D" w:rsidR="00742FFE" w:rsidRDefault="00742FFE" w:rsidP="00786D48">
      <w:pPr>
        <w:spacing w:line="360" w:lineRule="auto"/>
        <w:jc w:val="both"/>
        <w:rPr>
          <w:rFonts w:ascii="Arial" w:eastAsiaTheme="minorEastAsia" w:hAnsi="Arial" w:cs="Arial"/>
          <w:iCs/>
        </w:rPr>
      </w:pPr>
      <w:r>
        <w:rPr>
          <w:rFonts w:ascii="Arial" w:eastAsiaTheme="minorEastAsia" w:hAnsi="Arial" w:cs="Arial"/>
          <w:iCs/>
        </w:rPr>
        <w:tab/>
        <w:t xml:space="preserve">Para obter o estimador </w:t>
      </w:r>
      <m:oMath>
        <m:acc>
          <m:accPr>
            <m:ctrlPr>
              <w:rPr>
                <w:rFonts w:ascii="Cambria Math" w:eastAsiaTheme="minorEastAsia" w:hAnsi="Cambria Math" w:cs="Arial"/>
                <w:i/>
                <w:iCs/>
              </w:rPr>
            </m:ctrlPr>
          </m:accPr>
          <m:e>
            <m:r>
              <w:rPr>
                <w:rFonts w:ascii="Cambria Math" w:eastAsiaTheme="minorEastAsia" w:hAnsi="Cambria Math" w:cs="Arial"/>
              </w:rPr>
              <m:t>β</m:t>
            </m:r>
          </m:e>
        </m:acc>
        <m:d>
          <m:dPr>
            <m:ctrlPr>
              <w:rPr>
                <w:rFonts w:ascii="Cambria Math" w:eastAsiaTheme="minorEastAsia" w:hAnsi="Cambria Math" w:cs="Arial"/>
                <w:i/>
                <w:iCs/>
              </w:rPr>
            </m:ctrlPr>
          </m:dPr>
          <m:e>
            <m:r>
              <w:rPr>
                <w:rFonts w:ascii="Cambria Math" w:eastAsiaTheme="minorEastAsia" w:hAnsi="Cambria Math" w:cs="Arial"/>
              </w:rPr>
              <m:t>τ</m:t>
            </m:r>
          </m:e>
        </m:d>
      </m:oMath>
      <w:r w:rsidR="00D354D8">
        <w:rPr>
          <w:rFonts w:ascii="Arial" w:eastAsiaTheme="minorEastAsia" w:hAnsi="Arial" w:cs="Arial"/>
          <w:iCs/>
        </w:rPr>
        <w:t xml:space="preserve"> é preciso minimizar a soma dos erros absolutos ponderados (MEA) </w:t>
      </w:r>
      <w:r w:rsidR="008A362A">
        <w:rPr>
          <w:rFonts w:ascii="Arial" w:eastAsiaTheme="minorEastAsia" w:hAnsi="Arial" w:cs="Arial"/>
          <w:iCs/>
        </w:rPr>
        <w:t>representadas pela equação</w:t>
      </w:r>
      <w:r w:rsidR="003B0763">
        <w:rPr>
          <w:rFonts w:ascii="Arial" w:eastAsiaTheme="minorEastAsia" w:hAnsi="Arial" w:cs="Arial"/>
          <w:iCs/>
        </w:rPr>
        <w:t xml:space="preserve"> desenvolvida por </w:t>
      </w:r>
      <w:proofErr w:type="spellStart"/>
      <w:r w:rsidR="003B0763">
        <w:rPr>
          <w:rFonts w:ascii="Arial" w:eastAsiaTheme="minorEastAsia" w:hAnsi="Arial" w:cs="Arial"/>
          <w:iCs/>
        </w:rPr>
        <w:t>Koenker</w:t>
      </w:r>
      <w:proofErr w:type="spellEnd"/>
      <w:r w:rsidR="00DE4944">
        <w:rPr>
          <w:rFonts w:ascii="Arial" w:eastAsiaTheme="minorEastAsia" w:hAnsi="Arial" w:cs="Arial"/>
          <w:iCs/>
        </w:rPr>
        <w:t xml:space="preserve"> (2005)</w:t>
      </w:r>
      <w:r w:rsidR="008A362A">
        <w:rPr>
          <w:rFonts w:ascii="Arial" w:eastAsiaTheme="minorEastAsia" w:hAnsi="Arial" w:cs="Arial"/>
          <w:iCs/>
        </w:rPr>
        <w:t xml:space="preserve"> abaixo:</w:t>
      </w:r>
    </w:p>
    <w:p w14:paraId="5284AC26" w14:textId="77777777" w:rsidR="008A362A" w:rsidRDefault="008A362A" w:rsidP="00786D48">
      <w:pPr>
        <w:spacing w:line="360" w:lineRule="auto"/>
        <w:jc w:val="both"/>
        <w:rPr>
          <w:rFonts w:ascii="Arial" w:eastAsiaTheme="minorEastAsia" w:hAnsi="Arial" w:cs="Arial"/>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8A362A" w14:paraId="3D7E301C" w14:textId="77777777" w:rsidTr="003F6278">
        <w:tc>
          <w:tcPr>
            <w:tcW w:w="704" w:type="dxa"/>
          </w:tcPr>
          <w:p w14:paraId="2FE4873B" w14:textId="77777777" w:rsidR="008A362A" w:rsidRDefault="008A362A" w:rsidP="00E84E91">
            <w:pPr>
              <w:spacing w:line="360" w:lineRule="auto"/>
              <w:jc w:val="both"/>
              <w:rPr>
                <w:rFonts w:ascii="Arial" w:hAnsi="Arial" w:cs="Arial"/>
              </w:rPr>
            </w:pPr>
          </w:p>
        </w:tc>
        <w:tc>
          <w:tcPr>
            <w:tcW w:w="6946" w:type="dxa"/>
            <w:vAlign w:val="center"/>
          </w:tcPr>
          <w:p w14:paraId="6D24B83A" w14:textId="1B627164" w:rsidR="008A362A" w:rsidRPr="003E6D3F" w:rsidRDefault="003E6D3F" w:rsidP="003F6278">
            <w:pPr>
              <w:spacing w:line="360" w:lineRule="auto"/>
              <w:jc w:val="center"/>
              <w:rPr>
                <w:rFonts w:ascii="Arial" w:eastAsiaTheme="minorEastAsia" w:hAnsi="Arial" w:cs="Arial"/>
                <w:i/>
              </w:rPr>
            </w:pPr>
            <m:oMathPara>
              <m:oMath>
                <m:r>
                  <w:rPr>
                    <w:rFonts w:ascii="Cambria Math" w:eastAsiaTheme="minorEastAsia" w:hAnsi="Cambria Math" w:cs="Arial"/>
                  </w:rPr>
                  <m:t xml:space="preserve">min </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ρ</m:t>
                        </m:r>
                      </m:e>
                      <m:sub>
                        <m:r>
                          <w:rPr>
                            <w:rFonts w:ascii="Cambria Math" w:eastAsiaTheme="minorEastAsia" w:hAnsi="Cambria Math" w:cs="Arial"/>
                          </w:rPr>
                          <m:t>τ</m:t>
                        </m:r>
                      </m:sub>
                    </m:sSub>
                    <m:r>
                      <w:rPr>
                        <w:rFonts w:ascii="Cambria Math" w:eastAsiaTheme="minorEastAsia" w:hAnsi="Cambria Math" w:cs="Arial"/>
                      </w:rPr>
                      <m:t>(</m:t>
                    </m:r>
                  </m:e>
                </m:nary>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'β)</m:t>
                </m:r>
              </m:oMath>
            </m:oMathPara>
          </w:p>
        </w:tc>
        <w:tc>
          <w:tcPr>
            <w:tcW w:w="838" w:type="dxa"/>
            <w:vAlign w:val="center"/>
          </w:tcPr>
          <w:p w14:paraId="34BC7917" w14:textId="2E52B3C2" w:rsidR="008A362A" w:rsidRDefault="008A362A"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31</w:t>
            </w:r>
            <w:r>
              <w:rPr>
                <w:rFonts w:ascii="Arial" w:hAnsi="Arial" w:cs="Arial"/>
              </w:rPr>
              <w:fldChar w:fldCharType="end"/>
            </w:r>
            <w:r>
              <w:rPr>
                <w:rFonts w:ascii="Arial" w:hAnsi="Arial" w:cs="Arial"/>
              </w:rPr>
              <w:t>)</w:t>
            </w:r>
          </w:p>
        </w:tc>
      </w:tr>
    </w:tbl>
    <w:p w14:paraId="5D1368B6" w14:textId="01FF080D" w:rsidR="008A362A" w:rsidRDefault="008A362A" w:rsidP="00786D48">
      <w:pPr>
        <w:spacing w:line="360" w:lineRule="auto"/>
        <w:jc w:val="both"/>
        <w:rPr>
          <w:rFonts w:ascii="Arial" w:eastAsiaTheme="minorEastAsia" w:hAnsi="Arial" w:cs="Arial"/>
          <w:iCs/>
        </w:rPr>
      </w:pPr>
    </w:p>
    <w:p w14:paraId="31B1B02C" w14:textId="5A6B1364" w:rsidR="00DE4944" w:rsidRDefault="003E2FC8" w:rsidP="00786D48">
      <w:pPr>
        <w:spacing w:line="360" w:lineRule="auto"/>
        <w:jc w:val="both"/>
        <w:rPr>
          <w:rFonts w:ascii="Arial" w:eastAsiaTheme="minorEastAsia" w:hAnsi="Arial" w:cs="Arial"/>
        </w:rPr>
      </w:pPr>
      <w:r>
        <w:rPr>
          <w:rFonts w:ascii="Arial" w:hAnsi="Arial" w:cs="Arial"/>
        </w:rPr>
        <w:tab/>
        <w:t xml:space="preserve">Nessa equação a função </w:t>
      </w:r>
      <m:oMath>
        <m:sSub>
          <m:sSubPr>
            <m:ctrlPr>
              <w:rPr>
                <w:rFonts w:ascii="Cambria Math" w:hAnsi="Cambria Math" w:cs="Arial"/>
                <w:i/>
              </w:rPr>
            </m:ctrlPr>
          </m:sSubPr>
          <m:e>
            <m:r>
              <w:rPr>
                <w:rFonts w:ascii="Cambria Math" w:hAnsi="Cambria Math" w:cs="Arial"/>
              </w:rPr>
              <m:t>ρ</m:t>
            </m:r>
          </m:e>
          <m:sub>
            <m:r>
              <w:rPr>
                <w:rFonts w:ascii="Cambria Math" w:hAnsi="Cambria Math" w:cs="Arial"/>
              </w:rPr>
              <m:t>τ</m:t>
            </m:r>
          </m:sub>
        </m:sSub>
      </m:oMath>
      <w:r w:rsidR="003B0763">
        <w:rPr>
          <w:rFonts w:ascii="Arial" w:eastAsiaTheme="minorEastAsia" w:hAnsi="Arial" w:cs="Arial"/>
        </w:rPr>
        <w:t xml:space="preserve"> representa a função de perda </w:t>
      </w:r>
      <w:r w:rsidR="008F0101">
        <w:rPr>
          <w:rFonts w:ascii="Arial" w:eastAsiaTheme="minorEastAsia" w:hAnsi="Arial" w:cs="Arial"/>
        </w:rPr>
        <w:t xml:space="preserve">onde é possível obter o valor para um determinada quantil minimizando a perda esperada para </w:t>
      </w:r>
      <m:oMath>
        <m:r>
          <w:rPr>
            <w:rFonts w:ascii="Cambria Math" w:eastAsiaTheme="minorEastAsia" w:hAnsi="Cambria Math" w:cs="Arial"/>
          </w:rPr>
          <m:t>Y.</m:t>
        </m:r>
      </m:oMath>
      <w:r w:rsidR="008F0101">
        <w:rPr>
          <w:rFonts w:ascii="Arial" w:eastAsiaTheme="minorEastAsia" w:hAnsi="Arial" w:cs="Arial"/>
        </w:rPr>
        <w:t xml:space="preserve"> É possível </w:t>
      </w:r>
      <w:proofErr w:type="spellStart"/>
      <w:r w:rsidR="00DE4944">
        <w:rPr>
          <w:rFonts w:ascii="Arial" w:eastAsiaTheme="minorEastAsia" w:hAnsi="Arial" w:cs="Arial"/>
        </w:rPr>
        <w:t>Koenker</w:t>
      </w:r>
      <w:proofErr w:type="spellEnd"/>
      <w:r w:rsidR="00DE4944">
        <w:rPr>
          <w:rFonts w:ascii="Arial" w:eastAsiaTheme="minorEastAsia" w:hAnsi="Arial" w:cs="Arial"/>
        </w:rPr>
        <w:t xml:space="preserve"> (2005) demonstrou em seus estudos que é possível obter os coeficientes de regressão para a regressão quantílica reformulando o problema acima em formato de programação linear na forma:</w:t>
      </w:r>
    </w:p>
    <w:p w14:paraId="3DE602C1" w14:textId="77777777" w:rsidR="00DE4944" w:rsidRDefault="00DE4944" w:rsidP="00786D48">
      <w:pPr>
        <w:spacing w:line="360" w:lineRule="auto"/>
        <w:jc w:val="both"/>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4944" w14:paraId="79685186" w14:textId="77777777" w:rsidTr="00EA5DD9">
        <w:tc>
          <w:tcPr>
            <w:tcW w:w="704" w:type="dxa"/>
          </w:tcPr>
          <w:p w14:paraId="5BBE5036" w14:textId="77777777" w:rsidR="00DE4944" w:rsidRDefault="00DE4944" w:rsidP="00EA5DD9">
            <w:pPr>
              <w:spacing w:line="360" w:lineRule="auto"/>
              <w:jc w:val="both"/>
              <w:rPr>
                <w:rFonts w:ascii="Arial" w:hAnsi="Arial" w:cs="Arial"/>
              </w:rPr>
            </w:pPr>
          </w:p>
        </w:tc>
        <w:tc>
          <w:tcPr>
            <w:tcW w:w="6946" w:type="dxa"/>
            <w:vAlign w:val="center"/>
          </w:tcPr>
          <w:p w14:paraId="2F180FFE" w14:textId="68464435" w:rsidR="00DE4944" w:rsidRPr="00323572" w:rsidRDefault="00000000" w:rsidP="00EA5DD9">
            <w:pPr>
              <w:spacing w:line="360" w:lineRule="auto"/>
              <w:jc w:val="center"/>
              <w:rPr>
                <w:rFonts w:ascii="Arial" w:eastAsiaTheme="minorEastAsia" w:hAnsi="Arial" w:cs="Arial"/>
              </w:rPr>
            </w:pPr>
            <m:oMathPara>
              <m:oMath>
                <m:m>
                  <m:mPr>
                    <m:mcs>
                      <m:mc>
                        <m:mcPr>
                          <m:count m:val="9"/>
                          <m:mcJc m:val="center"/>
                        </m:mcPr>
                      </m:mc>
                    </m:mcs>
                    <m:ctrlPr>
                      <w:rPr>
                        <w:rFonts w:ascii="Cambria Math" w:eastAsiaTheme="minorEastAsia" w:hAnsi="Cambria Math" w:cs="Arial"/>
                        <w:i/>
                      </w:rPr>
                    </m:ctrlPr>
                  </m:mPr>
                  <m:mr>
                    <m:e>
                      <m:r>
                        <w:rPr>
                          <w:rFonts w:ascii="Cambria Math" w:eastAsiaTheme="minorEastAsia" w:hAnsi="Cambria Math" w:cs="Arial"/>
                        </w:rPr>
                        <m:t>min</m:t>
                      </m:r>
                      <m:ctrlPr>
                        <w:rPr>
                          <w:rFonts w:ascii="Cambria Math" w:eastAsia="Cambria Math" w:hAnsi="Cambria Math" w:cs="Cambria Math"/>
                          <w:i/>
                        </w:rPr>
                      </m:ctrlPr>
                    </m:e>
                    <m:e>
                      <m:nary>
                        <m:naryPr>
                          <m:chr m:val="∑"/>
                          <m:limLoc m:val="undOvr"/>
                          <m:ctrlPr>
                            <w:rPr>
                              <w:rFonts w:ascii="Cambria Math" w:eastAsia="Cambria Math" w:hAnsi="Cambria Math" w:cs="Cambria Math"/>
                              <w:i/>
                            </w:rPr>
                          </m:ctrlPr>
                        </m:naryPr>
                        <m:sub>
                          <m:r>
                            <w:rPr>
                              <w:rFonts w:ascii="Cambria Math" w:eastAsia="Cambria Math" w:hAnsi="Cambria Math" w:cs="Cambria Math"/>
                            </w:rPr>
                            <m:t>j=1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τ</m:t>
                              </m:r>
                            </m:e>
                            <m:sub>
                              <m:r>
                                <w:rPr>
                                  <w:rFonts w:ascii="Cambria Math" w:eastAsia="Cambria Math" w:hAnsi="Cambria Math" w:cs="Cambria Math"/>
                                </w:rPr>
                                <m:t>j</m:t>
                              </m:r>
                            </m:sub>
                          </m:sSub>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 xml:space="preserve">1j </m:t>
                              </m:r>
                            </m:sub>
                          </m:sSub>
                        </m:e>
                      </m:nary>
                    </m:e>
                    <m:e>
                      <m:r>
                        <w:rPr>
                          <w:rFonts w:ascii="Cambria Math" w:eastAsiaTheme="minorEastAsia" w:hAnsi="Cambria Math" w:cs="Arial"/>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1-τ</m:t>
                          </m:r>
                        </m:e>
                      </m:d>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Theme="minorEastAsia" w:hAnsi="Cambria Math" w:cs="Arial"/>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s.a:</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j</m:t>
                          </m:r>
                        </m:sub>
                      </m:sSub>
                    </m:e>
                    <m:e>
                      <m:r>
                        <w:rPr>
                          <w:rFonts w:ascii="Cambria Math" w:eastAsiaTheme="minorEastAsia" w:hAnsi="Cambria Math" w:cs="Arial"/>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j</m:t>
                          </m:r>
                        </m:sub>
                      </m:sSub>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oMath>
            </m:oMathPara>
          </w:p>
        </w:tc>
        <w:tc>
          <w:tcPr>
            <w:tcW w:w="838" w:type="dxa"/>
            <w:vAlign w:val="center"/>
          </w:tcPr>
          <w:p w14:paraId="492A5E16" w14:textId="2B102842" w:rsidR="00DE4944" w:rsidRDefault="00DE4944" w:rsidP="00EA5DD9">
            <w:pPr>
              <w:spacing w:line="360" w:lineRule="auto"/>
              <w:jc w:val="center"/>
              <w:rPr>
                <w:rFonts w:ascii="Arial" w:hAnsi="Arial" w:cs="Arial"/>
              </w:rPr>
            </w:pPr>
            <w:r>
              <w:rPr>
                <w:rFonts w:ascii="Arial" w:hAnsi="Arial" w:cs="Arial"/>
              </w:rPr>
              <w:t>(32)</w:t>
            </w:r>
          </w:p>
        </w:tc>
      </w:tr>
    </w:tbl>
    <w:p w14:paraId="122976C6" w14:textId="77777777" w:rsidR="00DE4944" w:rsidRDefault="00DE4944" w:rsidP="00786D48">
      <w:pPr>
        <w:spacing w:line="360" w:lineRule="auto"/>
        <w:jc w:val="both"/>
        <w:rPr>
          <w:rFonts w:ascii="Arial" w:eastAsiaTheme="minorEastAsia" w:hAnsi="Arial" w:cs="Arial"/>
        </w:rPr>
      </w:pPr>
    </w:p>
    <w:p w14:paraId="1223DC6D" w14:textId="65FE8DFF" w:rsidR="008F0101" w:rsidRDefault="00DE4944" w:rsidP="00786D48">
      <w:pPr>
        <w:spacing w:line="360" w:lineRule="auto"/>
        <w:jc w:val="both"/>
        <w:rPr>
          <w:rFonts w:ascii="Arial" w:eastAsiaTheme="minorEastAsia" w:hAnsi="Arial" w:cs="Arial"/>
        </w:rPr>
      </w:pPr>
      <w:r>
        <w:rPr>
          <w:rFonts w:ascii="Arial" w:eastAsiaTheme="minorEastAsia" w:hAnsi="Arial" w:cs="Arial"/>
        </w:rPr>
        <w:tab/>
        <w:t xml:space="preserve">Para o caso </w:t>
      </w:r>
      <w:proofErr w:type="gramStart"/>
      <w:r>
        <w:rPr>
          <w:rFonts w:ascii="Arial" w:eastAsiaTheme="minorEastAsia" w:hAnsi="Arial" w:cs="Arial"/>
        </w:rPr>
        <w:t>onde</w:t>
      </w:r>
      <w:proofErr w:type="gramEnd"/>
      <w:r>
        <w:rPr>
          <w:rFonts w:ascii="Arial" w:eastAsiaTheme="minorEastAsia" w:hAnsi="Arial" w:cs="Arial"/>
        </w:rPr>
        <w:t xml:space="preserve"> </w:t>
      </w:r>
      <m:oMath>
        <m:r>
          <w:rPr>
            <w:rFonts w:ascii="Cambria Math" w:eastAsiaTheme="minorEastAsia" w:hAnsi="Cambria Math" w:cs="Arial"/>
          </w:rPr>
          <m:t>τ=0.5</m:t>
        </m:r>
      </m:oMath>
      <w:r w:rsidR="00C56372">
        <w:rPr>
          <w:rFonts w:ascii="Arial" w:eastAsiaTheme="minorEastAsia" w:hAnsi="Arial" w:cs="Arial"/>
        </w:rPr>
        <w:t xml:space="preserve"> a estimativa é realizada para a mediana.</w:t>
      </w:r>
    </w:p>
    <w:p w14:paraId="29FE4C09" w14:textId="77777777" w:rsidR="008F0101" w:rsidRPr="008F0101" w:rsidRDefault="008F0101" w:rsidP="00786D48">
      <w:pPr>
        <w:spacing w:line="360" w:lineRule="auto"/>
        <w:jc w:val="both"/>
        <w:rPr>
          <w:ins w:id="123" w:author="Igor Mazzeto" w:date="2023-04-30T11:42:00Z"/>
          <w:rFonts w:ascii="Arial" w:hAnsi="Arial" w:cs="Arial"/>
        </w:rPr>
      </w:pPr>
    </w:p>
    <w:p w14:paraId="20C53E96" w14:textId="0B6C05D3" w:rsidR="003C2D9F" w:rsidDel="00F77DAE" w:rsidRDefault="003C2D9F" w:rsidP="00BD61B6">
      <w:pPr>
        <w:spacing w:line="360" w:lineRule="auto"/>
        <w:rPr>
          <w:del w:id="124" w:author="Igor Mazzeto" w:date="2023-04-30T11:50:00Z"/>
          <w:rFonts w:ascii="Arial" w:hAnsi="Arial" w:cs="Arial"/>
          <w:b/>
          <w:bCs/>
        </w:rPr>
      </w:pPr>
    </w:p>
    <w:p w14:paraId="4B9E5F04" w14:textId="23CD29B0" w:rsidR="003C2D9F" w:rsidDel="00F77DAE" w:rsidRDefault="003C2D9F" w:rsidP="00BD61B6">
      <w:pPr>
        <w:spacing w:line="360" w:lineRule="auto"/>
        <w:rPr>
          <w:del w:id="125" w:author="Igor Mazzeto" w:date="2023-04-30T11:50:00Z"/>
          <w:rFonts w:ascii="Arial" w:hAnsi="Arial" w:cs="Arial"/>
          <w:b/>
          <w:bCs/>
        </w:rPr>
      </w:pPr>
    </w:p>
    <w:p w14:paraId="19CD9554" w14:textId="77777777" w:rsidR="003C2D9F" w:rsidRDefault="003C2D9F" w:rsidP="00BD61B6">
      <w:pPr>
        <w:spacing w:line="360" w:lineRule="auto"/>
        <w:rPr>
          <w:rFonts w:ascii="Arial" w:hAnsi="Arial" w:cs="Arial"/>
          <w:b/>
          <w:bCs/>
        </w:rPr>
      </w:pPr>
    </w:p>
    <w:p w14:paraId="2350A79C" w14:textId="61BA738D" w:rsidR="00290BB9" w:rsidRDefault="00290BB9" w:rsidP="00BD61B6">
      <w:pPr>
        <w:spacing w:line="360" w:lineRule="auto"/>
        <w:rPr>
          <w:rFonts w:ascii="Arial" w:hAnsi="Arial" w:cs="Arial"/>
          <w:b/>
          <w:bCs/>
        </w:rPr>
      </w:pPr>
      <w:r>
        <w:rPr>
          <w:rFonts w:ascii="Arial" w:hAnsi="Arial" w:cs="Arial"/>
          <w:b/>
          <w:bCs/>
        </w:rPr>
        <w:t>2</w:t>
      </w:r>
      <w:r w:rsidR="002B0ABF">
        <w:rPr>
          <w:rFonts w:ascii="Arial" w:hAnsi="Arial" w:cs="Arial"/>
          <w:b/>
          <w:bCs/>
        </w:rPr>
        <w:t>.</w:t>
      </w:r>
      <w:ins w:id="126" w:author="Igor Mazzeto" w:date="2023-04-30T11:02:00Z">
        <w:r w:rsidR="003911F0">
          <w:rPr>
            <w:rFonts w:ascii="Arial" w:hAnsi="Arial" w:cs="Arial"/>
            <w:b/>
            <w:bCs/>
          </w:rPr>
          <w:t>5</w:t>
        </w:r>
      </w:ins>
      <w:del w:id="127" w:author="Igor Mazzeto" w:date="2023-04-30T11:02:00Z">
        <w:r w:rsidR="002B0ABF" w:rsidDel="003911F0">
          <w:rPr>
            <w:rFonts w:ascii="Arial" w:hAnsi="Arial" w:cs="Arial"/>
            <w:b/>
            <w:bCs/>
          </w:rPr>
          <w:delText>4</w:delText>
        </w:r>
      </w:del>
      <w:r>
        <w:rPr>
          <w:rFonts w:ascii="Arial" w:hAnsi="Arial" w:cs="Arial"/>
          <w:b/>
          <w:bCs/>
        </w:rPr>
        <w:t xml:space="preserve"> Bootstrap</w:t>
      </w:r>
    </w:p>
    <w:p w14:paraId="640A5737" w14:textId="77777777" w:rsidR="00290BB9" w:rsidRDefault="00290BB9" w:rsidP="00BD61B6">
      <w:pPr>
        <w:spacing w:line="360" w:lineRule="auto"/>
        <w:rPr>
          <w:rFonts w:ascii="Arial" w:hAnsi="Arial" w:cs="Arial"/>
          <w:b/>
          <w:bCs/>
        </w:rPr>
      </w:pPr>
    </w:p>
    <w:p w14:paraId="424824A8" w14:textId="449CF6F0" w:rsidR="00A5662B" w:rsidRPr="00A5662B" w:rsidRDefault="00A5662B" w:rsidP="00BD61B6">
      <w:pPr>
        <w:spacing w:line="360" w:lineRule="auto"/>
        <w:ind w:firstLine="708"/>
        <w:jc w:val="both"/>
        <w:rPr>
          <w:rFonts w:ascii="Arial" w:hAnsi="Arial" w:cs="Arial"/>
        </w:rPr>
      </w:pPr>
      <w:r w:rsidRPr="00A5662B">
        <w:rPr>
          <w:rFonts w:ascii="Arial" w:hAnsi="Arial" w:cs="Arial"/>
        </w:rPr>
        <w:t xml:space="preserve">Bootstrap é uma técnica estatística desenvolvida por Efron (1979) que consiste em reamostragem aleatória para estimar a distribuição de um conjunto </w:t>
      </w:r>
      <w:r w:rsidRPr="00A5662B">
        <w:rPr>
          <w:rFonts w:ascii="Arial" w:hAnsi="Arial" w:cs="Arial"/>
        </w:rPr>
        <w:lastRenderedPageBreak/>
        <w:t xml:space="preserve">de dados. Inicialmente o método foi desenvolvido como uma alternativa a outra técnica estatística de reamostragem (Jackknife) e sua aplicação se mostrou mais ampla e aplicável. </w:t>
      </w:r>
    </w:p>
    <w:p w14:paraId="14C22504" w14:textId="214EB1D2" w:rsidR="000C43F5" w:rsidRDefault="00A5662B" w:rsidP="00BD61B6">
      <w:pPr>
        <w:spacing w:line="360" w:lineRule="auto"/>
        <w:ind w:firstLine="708"/>
        <w:jc w:val="both"/>
        <w:rPr>
          <w:rFonts w:ascii="Arial" w:hAnsi="Arial" w:cs="Arial"/>
        </w:rPr>
      </w:pPr>
      <w:r w:rsidRPr="00A5662B">
        <w:rPr>
          <w:rFonts w:ascii="Arial" w:hAnsi="Arial" w:cs="Arial"/>
        </w:rPr>
        <w:t>Segundo o autor, dada uma variável aleatória com distribuição desconhecida e, deseja-se estimar a distribuição dos dados a partir da amostra. É assumido que a amostra pode ser representada como uma pseudopopulação, com características da verdadeira população. Por meio da geração repetida de amostras aleatórias</w:t>
      </w:r>
      <w:r w:rsidR="0006035B">
        <w:rPr>
          <w:rFonts w:ascii="Arial" w:hAnsi="Arial" w:cs="Arial"/>
        </w:rPr>
        <w:t xml:space="preserve"> (reamostras)</w:t>
      </w:r>
      <w:r w:rsidRPr="00A5662B">
        <w:rPr>
          <w:rFonts w:ascii="Arial" w:hAnsi="Arial" w:cs="Arial"/>
        </w:rPr>
        <w:t xml:space="preserve"> desta pseudopopulação, a distribuição de amostragem de uma estatística pode ser estimada.</w:t>
      </w:r>
      <w:r w:rsidR="008D14F1">
        <w:rPr>
          <w:rFonts w:ascii="Arial" w:hAnsi="Arial" w:cs="Arial"/>
        </w:rPr>
        <w:t xml:space="preserve"> Dessa forma, o procedimento descrito anteriormente pode ser considerado como Bootstrap não-paramétrico, já que não é necessário o conhecimento da distribuição dos dados </w:t>
      </w:r>
      <w:r w:rsidR="008D14F1">
        <w:rPr>
          <w:rFonts w:ascii="Arial" w:hAnsi="Arial" w:cs="Arial"/>
          <w:i/>
          <w:iCs/>
        </w:rPr>
        <w:t xml:space="preserve">a priori. </w:t>
      </w:r>
      <w:r w:rsidR="00040869">
        <w:rPr>
          <w:rFonts w:ascii="Arial" w:hAnsi="Arial" w:cs="Arial"/>
        </w:rPr>
        <w:t>Da Cunha et al (</w:t>
      </w:r>
      <w:r w:rsidR="00176D5C">
        <w:rPr>
          <w:rFonts w:ascii="Arial" w:hAnsi="Arial" w:cs="Arial"/>
        </w:rPr>
        <w:t>2003) descrevem em seu trabalho a utilização da técnica de Bootstrap paramétrico,</w:t>
      </w:r>
      <w:r w:rsidR="00BA48F5">
        <w:rPr>
          <w:rFonts w:ascii="Arial" w:hAnsi="Arial" w:cs="Arial"/>
        </w:rPr>
        <w:t xml:space="preserve"> procedimento que tem vasta utilização em diversos campos de estudo. Entretanto, o </w:t>
      </w:r>
      <w:r w:rsidR="00DF5958">
        <w:rPr>
          <w:rFonts w:ascii="Arial" w:hAnsi="Arial" w:cs="Arial"/>
        </w:rPr>
        <w:t>tema não será abordado neste trabalho.</w:t>
      </w:r>
      <w:r w:rsidR="004619EC">
        <w:rPr>
          <w:rFonts w:ascii="Arial" w:hAnsi="Arial" w:cs="Arial"/>
        </w:rPr>
        <w:t xml:space="preserve"> </w:t>
      </w:r>
      <w:r w:rsidR="000C43F5">
        <w:rPr>
          <w:rFonts w:ascii="Arial" w:hAnsi="Arial" w:cs="Arial"/>
        </w:rPr>
        <w:t>Abaixo a Figura 1 descreve o procedimento Bootstrap:</w:t>
      </w:r>
    </w:p>
    <w:p w14:paraId="53493E86" w14:textId="77777777" w:rsidR="004619EC" w:rsidRDefault="004619EC" w:rsidP="00BD61B6">
      <w:pPr>
        <w:spacing w:line="360" w:lineRule="auto"/>
        <w:ind w:firstLine="708"/>
        <w:jc w:val="both"/>
        <w:rPr>
          <w:rFonts w:ascii="Arial" w:hAnsi="Arial" w:cs="Arial"/>
        </w:rPr>
      </w:pPr>
    </w:p>
    <w:p w14:paraId="134227D2" w14:textId="32711F43" w:rsidR="00F954BD" w:rsidRPr="00185638" w:rsidRDefault="00F954BD">
      <w:pPr>
        <w:pStyle w:val="Caption"/>
        <w:keepNext/>
        <w:spacing w:after="0" w:line="360" w:lineRule="auto"/>
        <w:jc w:val="center"/>
        <w:rPr>
          <w:rFonts w:ascii="Arial" w:hAnsi="Arial" w:cs="Arial"/>
          <w:i w:val="0"/>
          <w:iCs w:val="0"/>
          <w:color w:val="000000" w:themeColor="text1"/>
          <w:sz w:val="20"/>
          <w:szCs w:val="20"/>
        </w:rPr>
        <w:pPrChange w:id="128" w:author="Igor Mazzeto" w:date="2023-04-30T11:20:00Z">
          <w:pPr>
            <w:pStyle w:val="Caption"/>
            <w:keepNext/>
            <w:jc w:val="center"/>
          </w:pPr>
        </w:pPrChange>
      </w:pPr>
      <w:r w:rsidRPr="00185638">
        <w:rPr>
          <w:rFonts w:ascii="Arial" w:hAnsi="Arial" w:cs="Arial"/>
          <w:i w:val="0"/>
          <w:iCs w:val="0"/>
          <w:color w:val="000000" w:themeColor="text1"/>
          <w:sz w:val="20"/>
          <w:szCs w:val="20"/>
        </w:rPr>
        <w:t xml:space="preserve">Figura </w:t>
      </w:r>
      <w:r w:rsidR="009E1BB6" w:rsidRPr="00185638">
        <w:rPr>
          <w:rFonts w:ascii="Arial" w:hAnsi="Arial" w:cs="Arial"/>
          <w:i w:val="0"/>
          <w:iCs w:val="0"/>
          <w:color w:val="000000" w:themeColor="text1"/>
          <w:sz w:val="20"/>
          <w:szCs w:val="20"/>
        </w:rPr>
        <w:fldChar w:fldCharType="begin"/>
      </w:r>
      <w:r w:rsidR="009E1BB6" w:rsidRPr="00185638">
        <w:rPr>
          <w:rFonts w:ascii="Arial" w:hAnsi="Arial" w:cs="Arial"/>
          <w:i w:val="0"/>
          <w:iCs w:val="0"/>
          <w:color w:val="000000" w:themeColor="text1"/>
          <w:sz w:val="20"/>
          <w:szCs w:val="20"/>
        </w:rPr>
        <w:instrText xml:space="preserve"> SEQ Figura \* ARABIC </w:instrText>
      </w:r>
      <w:r w:rsidR="009E1BB6" w:rsidRPr="00185638">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w:t>
      </w:r>
      <w:r w:rsidR="009E1BB6" w:rsidRPr="00185638">
        <w:rPr>
          <w:rFonts w:ascii="Arial" w:hAnsi="Arial" w:cs="Arial"/>
          <w:i w:val="0"/>
          <w:iCs w:val="0"/>
          <w:color w:val="000000" w:themeColor="text1"/>
          <w:sz w:val="20"/>
          <w:szCs w:val="20"/>
        </w:rPr>
        <w:fldChar w:fldCharType="end"/>
      </w:r>
      <w:r w:rsidRPr="00185638">
        <w:rPr>
          <w:rFonts w:ascii="Arial" w:hAnsi="Arial" w:cs="Arial"/>
          <w:i w:val="0"/>
          <w:iCs w:val="0"/>
          <w:color w:val="000000" w:themeColor="text1"/>
          <w:sz w:val="20"/>
          <w:szCs w:val="20"/>
        </w:rPr>
        <w:t xml:space="preserve"> - Procedimento Bootstrap</w:t>
      </w:r>
    </w:p>
    <w:p w14:paraId="111087BC" w14:textId="60857447" w:rsidR="005B3A31" w:rsidRDefault="005B3A31" w:rsidP="00BD61B6">
      <w:pPr>
        <w:spacing w:line="360" w:lineRule="auto"/>
        <w:jc w:val="center"/>
        <w:rPr>
          <w:rFonts w:ascii="Arial" w:hAnsi="Arial" w:cs="Arial"/>
        </w:rPr>
      </w:pPr>
      <w:r>
        <w:rPr>
          <w:rFonts w:ascii="Arial" w:hAnsi="Arial" w:cs="Arial"/>
          <w:noProof/>
        </w:rPr>
        <w:drawing>
          <wp:inline distT="0" distB="0" distL="0" distR="0" wp14:anchorId="7ACAA1B4" wp14:editId="691E8B33">
            <wp:extent cx="4174434" cy="2304338"/>
            <wp:effectExtent l="0" t="0" r="0" b="1270"/>
            <wp:docPr id="1" name="Imagem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6362" cy="2327483"/>
                    </a:xfrm>
                    <a:prstGeom prst="rect">
                      <a:avLst/>
                    </a:prstGeom>
                  </pic:spPr>
                </pic:pic>
              </a:graphicData>
            </a:graphic>
          </wp:inline>
        </w:drawing>
      </w:r>
    </w:p>
    <w:p w14:paraId="43F5EDCB" w14:textId="1C3C6B89" w:rsidR="00F954BD" w:rsidRDefault="00F954BD" w:rsidP="00BD61B6">
      <w:pPr>
        <w:spacing w:line="360" w:lineRule="auto"/>
        <w:jc w:val="center"/>
        <w:rPr>
          <w:rFonts w:ascii="Arial" w:hAnsi="Arial" w:cs="Arial"/>
          <w:sz w:val="20"/>
          <w:szCs w:val="20"/>
        </w:rPr>
      </w:pPr>
      <w:r w:rsidRPr="00185638">
        <w:rPr>
          <w:rFonts w:ascii="Arial" w:hAnsi="Arial" w:cs="Arial"/>
          <w:sz w:val="20"/>
          <w:szCs w:val="20"/>
        </w:rPr>
        <w:t xml:space="preserve">Fonte: </w:t>
      </w:r>
      <w:r w:rsidR="000C43F5" w:rsidRPr="00185638">
        <w:rPr>
          <w:rFonts w:ascii="Arial" w:hAnsi="Arial" w:cs="Arial"/>
          <w:sz w:val="20"/>
          <w:szCs w:val="20"/>
        </w:rPr>
        <w:t>Autor</w:t>
      </w:r>
    </w:p>
    <w:p w14:paraId="011A17B4" w14:textId="77777777" w:rsidR="00A71E06" w:rsidRPr="00185638" w:rsidRDefault="00A71E06" w:rsidP="00BD61B6">
      <w:pPr>
        <w:spacing w:line="360" w:lineRule="auto"/>
        <w:jc w:val="center"/>
        <w:rPr>
          <w:rFonts w:ascii="Arial" w:hAnsi="Arial" w:cs="Arial"/>
          <w:sz w:val="20"/>
          <w:szCs w:val="20"/>
        </w:rPr>
      </w:pPr>
    </w:p>
    <w:p w14:paraId="1A391C87" w14:textId="3883F28D" w:rsidR="003F6278" w:rsidRDefault="00290BB9" w:rsidP="00BD61B6">
      <w:pPr>
        <w:spacing w:line="360" w:lineRule="auto"/>
        <w:jc w:val="both"/>
        <w:rPr>
          <w:rFonts w:ascii="Arial" w:hAnsi="Arial" w:cs="Arial"/>
          <w:b/>
          <w:bCs/>
        </w:rPr>
      </w:pPr>
      <w:r>
        <w:rPr>
          <w:rFonts w:ascii="Arial" w:hAnsi="Arial" w:cs="Arial"/>
          <w:b/>
          <w:bCs/>
        </w:rPr>
        <w:t xml:space="preserve"> </w:t>
      </w:r>
      <w:r w:rsidR="003F6278">
        <w:rPr>
          <w:rFonts w:ascii="Arial" w:hAnsi="Arial" w:cs="Arial"/>
          <w:b/>
          <w:bCs/>
        </w:rPr>
        <w:t>2.</w:t>
      </w:r>
      <w:r w:rsidR="00341828">
        <w:rPr>
          <w:rFonts w:ascii="Arial" w:hAnsi="Arial" w:cs="Arial"/>
          <w:b/>
          <w:bCs/>
        </w:rPr>
        <w:t>5</w:t>
      </w:r>
      <w:r w:rsidR="003F6278">
        <w:rPr>
          <w:rFonts w:ascii="Arial" w:hAnsi="Arial" w:cs="Arial"/>
          <w:b/>
          <w:bCs/>
        </w:rPr>
        <w:t>.1 Intervalo de confiança percentílico para Bootstrap</w:t>
      </w:r>
    </w:p>
    <w:p w14:paraId="5AE33A9F" w14:textId="77777777" w:rsidR="003F6278" w:rsidRDefault="003F6278" w:rsidP="00BD61B6">
      <w:pPr>
        <w:spacing w:line="360" w:lineRule="auto"/>
        <w:jc w:val="both"/>
        <w:rPr>
          <w:rFonts w:ascii="Arial" w:hAnsi="Arial" w:cs="Arial"/>
          <w:b/>
          <w:bCs/>
        </w:rPr>
      </w:pPr>
    </w:p>
    <w:p w14:paraId="6B56D6C5" w14:textId="3E8E8E13" w:rsidR="00F42514" w:rsidRDefault="003F79D9" w:rsidP="00BD61B6">
      <w:pPr>
        <w:spacing w:line="360" w:lineRule="auto"/>
        <w:ind w:firstLine="708"/>
        <w:jc w:val="both"/>
        <w:rPr>
          <w:rFonts w:ascii="Arial" w:hAnsi="Arial" w:cs="Arial"/>
        </w:rPr>
      </w:pPr>
      <w:r>
        <w:rPr>
          <w:rFonts w:ascii="Arial" w:hAnsi="Arial" w:cs="Arial"/>
        </w:rPr>
        <w:t xml:space="preserve">Segundo Neyman (1937) </w:t>
      </w:r>
      <w:r w:rsidR="00F42514">
        <w:rPr>
          <w:rFonts w:ascii="Arial" w:hAnsi="Arial" w:cs="Arial"/>
        </w:rPr>
        <w:t>I</w:t>
      </w:r>
      <w:r w:rsidR="00F42514" w:rsidRPr="00F42514">
        <w:rPr>
          <w:rFonts w:ascii="Arial" w:hAnsi="Arial" w:cs="Arial"/>
        </w:rPr>
        <w:t xml:space="preserve">ntervalo de confiança </w:t>
      </w:r>
      <w:r w:rsidR="00F42514">
        <w:rPr>
          <w:rFonts w:ascii="Arial" w:hAnsi="Arial" w:cs="Arial"/>
        </w:rPr>
        <w:t xml:space="preserve">(IC) </w:t>
      </w:r>
      <w:r w:rsidR="00F42514" w:rsidRPr="00F42514">
        <w:rPr>
          <w:rFonts w:ascii="Arial" w:hAnsi="Arial" w:cs="Arial"/>
        </w:rPr>
        <w:t xml:space="preserve">se refere a um intervalo de valores, calculado a partir de uma amostra aleatória, dentro do qual é provável que o valor de um parâmetro populacional desconhecido esteja contido com um certo nível de confiança. Esse nível de confiança é geralmente </w:t>
      </w:r>
      <w:r w:rsidR="00F42514" w:rsidRPr="00F42514">
        <w:rPr>
          <w:rFonts w:ascii="Arial" w:hAnsi="Arial" w:cs="Arial"/>
        </w:rPr>
        <w:lastRenderedPageBreak/>
        <w:t>expresso em termos de uma porcentagem, como 95%, e indica a probabilidade de que o intervalo de confiança contenha o verdadeiro valor do parâmetro.</w:t>
      </w:r>
    </w:p>
    <w:p w14:paraId="7FE2902B" w14:textId="3B1F9503" w:rsidR="000558BA" w:rsidRDefault="000558BA" w:rsidP="00BD61B6">
      <w:pPr>
        <w:spacing w:line="360" w:lineRule="auto"/>
        <w:ind w:firstLine="708"/>
        <w:jc w:val="both"/>
        <w:rPr>
          <w:rFonts w:ascii="Arial" w:hAnsi="Arial" w:cs="Arial"/>
        </w:rPr>
      </w:pPr>
      <w:r>
        <w:rPr>
          <w:rFonts w:ascii="Arial" w:hAnsi="Arial" w:cs="Arial"/>
        </w:rPr>
        <w:t>Autores como Hung et al (</w:t>
      </w:r>
      <w:r w:rsidR="007C5880">
        <w:rPr>
          <w:rFonts w:ascii="Arial" w:hAnsi="Arial" w:cs="Arial"/>
        </w:rPr>
        <w:t xml:space="preserve">2014) afirmaram que </w:t>
      </w:r>
      <w:r w:rsidR="007C5880" w:rsidRPr="007C5880">
        <w:rPr>
          <w:rFonts w:ascii="Arial" w:hAnsi="Arial" w:cs="Arial"/>
        </w:rPr>
        <w:t>o intervalo de confiança pode ser usado para estimar o grau de incerteza associado à estimativa do parâmetro e fornecer informações sobre a precisão da estimativa</w:t>
      </w:r>
      <w:r w:rsidR="007C5880">
        <w:rPr>
          <w:rFonts w:ascii="Arial" w:hAnsi="Arial" w:cs="Arial"/>
        </w:rPr>
        <w:t xml:space="preserve">. </w:t>
      </w:r>
      <w:r w:rsidR="00175DE1">
        <w:rPr>
          <w:rFonts w:ascii="Arial" w:hAnsi="Arial" w:cs="Arial"/>
        </w:rPr>
        <w:t>Elaborando, os</w:t>
      </w:r>
      <w:r w:rsidR="00175DE1" w:rsidRPr="00175DE1">
        <w:rPr>
          <w:rFonts w:ascii="Arial" w:hAnsi="Arial" w:cs="Arial"/>
        </w:rPr>
        <w:t xml:space="preserve"> intervalos de confiança são importantes para a estatística porque fornecem uma medida da incerteza associada a uma estimativa de parâmetro populacional a partir de uma amostra aleatória. Essa medida de incerteza é crítica para interpretar os resultados de estudos estatísticos e para tomar decisões baseadas em evidências estatísticas</w:t>
      </w:r>
      <w:r w:rsidR="00175DE1">
        <w:rPr>
          <w:rFonts w:ascii="Arial" w:hAnsi="Arial" w:cs="Arial"/>
        </w:rPr>
        <w:t>.</w:t>
      </w:r>
    </w:p>
    <w:p w14:paraId="4F92FB36" w14:textId="71D1AF67" w:rsidR="00175DE1" w:rsidRDefault="00175DE1" w:rsidP="00BD61B6">
      <w:pPr>
        <w:spacing w:line="360" w:lineRule="auto"/>
        <w:ind w:firstLine="708"/>
        <w:jc w:val="both"/>
        <w:rPr>
          <w:rFonts w:ascii="Arial" w:hAnsi="Arial" w:cs="Arial"/>
        </w:rPr>
      </w:pPr>
      <w:r>
        <w:rPr>
          <w:rFonts w:ascii="Arial" w:hAnsi="Arial" w:cs="Arial"/>
        </w:rPr>
        <w:t>Para a técnica de Bootstrap não-paramétrico é possível utilizar o intervalo de confiança percentílico,</w:t>
      </w:r>
      <w:r w:rsidR="00E7364F">
        <w:rPr>
          <w:rFonts w:ascii="Arial" w:hAnsi="Arial" w:cs="Arial"/>
        </w:rPr>
        <w:t xml:space="preserve"> que segundo Franco et al (2005) pode ser descrito da seguinte forma:</w:t>
      </w:r>
    </w:p>
    <w:p w14:paraId="6752DBC1" w14:textId="5F21C2C8" w:rsidR="00E7364F" w:rsidRDefault="00D876F5" w:rsidP="00BD61B6">
      <w:pPr>
        <w:pStyle w:val="ListParagraph"/>
        <w:numPr>
          <w:ilvl w:val="0"/>
          <w:numId w:val="9"/>
        </w:numPr>
        <w:spacing w:line="360" w:lineRule="auto"/>
        <w:jc w:val="both"/>
        <w:rPr>
          <w:rFonts w:ascii="Arial" w:hAnsi="Arial" w:cs="Arial"/>
        </w:rPr>
      </w:pPr>
      <w:r>
        <w:rPr>
          <w:rFonts w:ascii="Arial" w:hAnsi="Arial" w:cs="Arial"/>
        </w:rPr>
        <w:t xml:space="preserve">É gerado uma quantidade </w:t>
      </w:r>
      <m:oMath>
        <m:r>
          <w:rPr>
            <w:rFonts w:ascii="Cambria Math" w:hAnsi="Cambria Math" w:cs="Arial"/>
          </w:rPr>
          <m:t xml:space="preserve">B </m:t>
        </m:r>
      </m:oMath>
      <w:r w:rsidRPr="00D876F5">
        <w:rPr>
          <w:rFonts w:ascii="Arial" w:hAnsi="Arial" w:cs="Arial"/>
        </w:rPr>
        <w:t>de amostras de bootstrap a partir dos dados observados</w:t>
      </w:r>
    </w:p>
    <w:p w14:paraId="3075D73B" w14:textId="37C3B964" w:rsidR="00D876F5" w:rsidRDefault="00D876F5" w:rsidP="00BD61B6">
      <w:pPr>
        <w:pStyle w:val="ListParagraph"/>
        <w:numPr>
          <w:ilvl w:val="0"/>
          <w:numId w:val="9"/>
        </w:numPr>
        <w:spacing w:line="360" w:lineRule="auto"/>
        <w:jc w:val="both"/>
        <w:rPr>
          <w:rFonts w:ascii="Arial" w:hAnsi="Arial" w:cs="Arial"/>
        </w:rPr>
      </w:pPr>
      <w:r>
        <w:rPr>
          <w:rFonts w:ascii="Arial" w:hAnsi="Arial" w:cs="Arial"/>
        </w:rPr>
        <w:t>Em seguida o parâmetro de estatístico</w:t>
      </w:r>
      <w:r w:rsidR="006E7D56">
        <w:rPr>
          <w:rFonts w:ascii="Arial" w:hAnsi="Arial" w:cs="Arial"/>
        </w:rPr>
        <w:t xml:space="preserve"> </w:t>
      </w:r>
      <w:r>
        <w:rPr>
          <w:rFonts w:ascii="Arial" w:hAnsi="Arial" w:cs="Arial"/>
        </w:rPr>
        <w:t>de interesse</w:t>
      </w:r>
      <w:r w:rsidR="006E7D56">
        <w:rPr>
          <w:rFonts w:ascii="Arial" w:hAnsi="Arial" w:cs="Arial"/>
        </w:rPr>
        <w:t xml:space="preserve"> estimado</w:t>
      </w:r>
      <w:r>
        <w:rPr>
          <w:rFonts w:ascii="Arial" w:hAnsi="Arial" w:cs="Arial"/>
        </w:rPr>
        <w:t xml:space="preserve"> em cada uma dessas reamostras Bootstrap é calculado</w:t>
      </w:r>
      <w:r w:rsidR="0014113B">
        <w:rPr>
          <w:rFonts w:ascii="Arial" w:hAnsi="Arial" w:cs="Arial"/>
        </w:rPr>
        <w:t xml:space="preserve"> </w:t>
      </w:r>
      <m:oMath>
        <m:d>
          <m:dPr>
            <m:ctrlPr>
              <w:rPr>
                <w:rFonts w:ascii="Cambria Math" w:hAnsi="Cambria Math" w:cs="Arial"/>
                <w:i/>
              </w:rPr>
            </m:ctrlPr>
          </m:dPr>
          <m:e>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δ</m:t>
                    </m:r>
                  </m:e>
                </m:acc>
              </m:e>
              <m:sup>
                <m:r>
                  <w:rPr>
                    <w:rFonts w:ascii="Cambria Math" w:hAnsi="Cambria Math" w:cs="Arial"/>
                  </w:rPr>
                  <m:t>*</m:t>
                </m:r>
              </m:sup>
            </m:sSup>
          </m:e>
        </m:d>
      </m:oMath>
    </w:p>
    <w:p w14:paraId="6C2BE1C2" w14:textId="21911260" w:rsidR="00F236DF" w:rsidRPr="00F236DF" w:rsidRDefault="00F236DF">
      <w:pPr>
        <w:pStyle w:val="ListParagraph"/>
        <w:numPr>
          <w:ilvl w:val="0"/>
          <w:numId w:val="9"/>
        </w:numPr>
        <w:spacing w:line="360" w:lineRule="auto"/>
        <w:rPr>
          <w:rFonts w:ascii="Arial" w:hAnsi="Arial" w:cs="Arial"/>
        </w:rPr>
        <w:pPrChange w:id="129" w:author="Igor Mazzeto" w:date="2023-04-30T11:20:00Z">
          <w:pPr>
            <w:pStyle w:val="ListParagraph"/>
            <w:numPr>
              <w:numId w:val="9"/>
            </w:numPr>
            <w:ind w:left="1428" w:hanging="360"/>
          </w:pPr>
        </w:pPrChange>
      </w:pPr>
      <w:r>
        <w:rPr>
          <w:rFonts w:ascii="Arial" w:hAnsi="Arial" w:cs="Arial"/>
        </w:rPr>
        <w:t>Os</w:t>
      </w:r>
      <w:r w:rsidRPr="00F236DF">
        <w:rPr>
          <w:rFonts w:ascii="Arial" w:hAnsi="Arial" w:cs="Arial"/>
        </w:rPr>
        <w:t xml:space="preserve"> valores do parâmetro estatístico calculados</w:t>
      </w:r>
      <w:r>
        <w:rPr>
          <w:rFonts w:ascii="Arial" w:hAnsi="Arial" w:cs="Arial"/>
        </w:rPr>
        <w:t xml:space="preserve"> são ordenados </w:t>
      </w:r>
      <w:r w:rsidRPr="00F236DF">
        <w:rPr>
          <w:rFonts w:ascii="Arial" w:hAnsi="Arial" w:cs="Arial"/>
        </w:rPr>
        <w:t>em ordem crescente</w:t>
      </w:r>
    </w:p>
    <w:p w14:paraId="42EDB44E" w14:textId="07FCF127" w:rsidR="00FF6219" w:rsidRPr="00405214" w:rsidRDefault="0054140C" w:rsidP="00BD61B6">
      <w:pPr>
        <w:pStyle w:val="ListParagraph"/>
        <w:numPr>
          <w:ilvl w:val="0"/>
          <w:numId w:val="9"/>
        </w:numPr>
        <w:spacing w:line="360" w:lineRule="auto"/>
        <w:jc w:val="both"/>
        <w:rPr>
          <w:rFonts w:ascii="Arial" w:hAnsi="Arial" w:cs="Arial"/>
        </w:rPr>
      </w:pPr>
      <w:r>
        <w:rPr>
          <w:rFonts w:ascii="Arial" w:hAnsi="Arial" w:cs="Arial"/>
        </w:rPr>
        <w:t>Os percentis de interesse para construir o intervalo de confiança são selecionados</w:t>
      </w:r>
      <w:r w:rsidR="00405214">
        <w:rPr>
          <w:rFonts w:ascii="Arial" w:hAnsi="Arial" w:cs="Arial"/>
        </w:rPr>
        <w:t xml:space="preserve"> (</w:t>
      </w:r>
      <m:oMath>
        <m:r>
          <w:rPr>
            <w:rFonts w:ascii="Cambria Math" w:hAnsi="Cambria Math" w:cs="Arial"/>
          </w:rPr>
          <m:t>α)</m:t>
        </m:r>
      </m:oMath>
      <w:r w:rsidR="00405214">
        <w:rPr>
          <w:rFonts w:ascii="Arial" w:eastAsiaTheme="minorEastAsia" w:hAnsi="Arial" w:cs="Arial"/>
        </w:rPr>
        <w:t xml:space="preserve">. </w:t>
      </w:r>
    </w:p>
    <w:p w14:paraId="24DFB66B" w14:textId="564A93F8" w:rsidR="00405214" w:rsidRPr="00E12CE1" w:rsidRDefault="00753656" w:rsidP="00BD61B6">
      <w:pPr>
        <w:pStyle w:val="ListParagraph"/>
        <w:numPr>
          <w:ilvl w:val="0"/>
          <w:numId w:val="9"/>
        </w:numPr>
        <w:spacing w:line="360" w:lineRule="auto"/>
        <w:jc w:val="both"/>
        <w:rPr>
          <w:rFonts w:ascii="Arial" w:hAnsi="Arial" w:cs="Arial"/>
        </w:rPr>
      </w:pPr>
      <w:r w:rsidRPr="00E12CE1">
        <w:rPr>
          <w:rFonts w:ascii="Arial" w:eastAsiaTheme="minorEastAsia" w:hAnsi="Arial" w:cs="Arial"/>
        </w:rPr>
        <w:t xml:space="preserve">Podemos definir os limites interior e superior de </w:t>
      </w:r>
      <w:r w:rsidR="00AD253B" w:rsidRPr="00E12CE1">
        <w:rPr>
          <w:rFonts w:ascii="Arial" w:eastAsiaTheme="minorEastAsia" w:hAnsi="Arial" w:cs="Arial"/>
        </w:rPr>
        <w:t>um intervalo de confiança Bootstrap percentílico ao nível de (1-</w:t>
      </w:r>
      <m:oMath>
        <m:r>
          <w:rPr>
            <w:rFonts w:ascii="Cambria Math" w:eastAsiaTheme="minorEastAsia" w:hAnsi="Cambria Math" w:cs="Arial"/>
          </w:rPr>
          <m:t>α)</m:t>
        </m:r>
      </m:oMath>
      <w:r w:rsidR="00E12CE1" w:rsidRPr="00E12CE1">
        <w:rPr>
          <w:rFonts w:ascii="Arial" w:eastAsiaTheme="minorEastAsia" w:hAnsi="Arial" w:cs="Arial"/>
        </w:rPr>
        <w:t xml:space="preserve"> como sendo</w:t>
      </w:r>
      <w:r w:rsidR="00E12CE1">
        <w:rPr>
          <w:rFonts w:ascii="Arial" w:eastAsiaTheme="minorEastAsia" w:hAnsi="Arial" w:cs="Arial"/>
        </w:rPr>
        <w:t>:</w:t>
      </w:r>
    </w:p>
    <w:p w14:paraId="68269EDC" w14:textId="77777777" w:rsidR="00E12CE1" w:rsidRDefault="00E12CE1"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12CE1" w14:paraId="407C7A42" w14:textId="77777777" w:rsidTr="003F6278">
        <w:tc>
          <w:tcPr>
            <w:tcW w:w="704" w:type="dxa"/>
          </w:tcPr>
          <w:p w14:paraId="009E09DC" w14:textId="77777777" w:rsidR="00E12CE1" w:rsidRDefault="00E12CE1" w:rsidP="00BD61B6">
            <w:pPr>
              <w:spacing w:line="360" w:lineRule="auto"/>
              <w:jc w:val="both"/>
              <w:rPr>
                <w:rFonts w:ascii="Arial" w:hAnsi="Arial" w:cs="Arial"/>
              </w:rPr>
            </w:pPr>
          </w:p>
        </w:tc>
        <w:tc>
          <w:tcPr>
            <w:tcW w:w="6946" w:type="dxa"/>
            <w:vAlign w:val="center"/>
          </w:tcPr>
          <w:p w14:paraId="49ECE010" w14:textId="243239BF" w:rsidR="00E12CE1" w:rsidRPr="00323572" w:rsidRDefault="00000000" w:rsidP="00BD61B6">
            <w:pPr>
              <w:spacing w:line="360" w:lineRule="auto"/>
              <w:jc w:val="center"/>
              <w:rPr>
                <w:rFonts w:ascii="Arial" w:eastAsiaTheme="minorEastAsia" w:hAnsi="Arial" w:cs="Arial"/>
              </w:rPr>
            </w:pPr>
            <m:oMathPara>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IC</m:t>
                    </m:r>
                  </m:e>
                  <m:sub>
                    <m:r>
                      <w:rPr>
                        <w:rFonts w:ascii="Cambria Math" w:eastAsiaTheme="minorEastAsia" w:hAnsi="Cambria Math" w:cs="Arial"/>
                        <w:sz w:val="28"/>
                        <w:szCs w:val="28"/>
                      </w:rPr>
                      <m:t>1-α</m:t>
                    </m:r>
                  </m:sub>
                  <m:sup>
                    <m:r>
                      <w:rPr>
                        <w:rFonts w:ascii="Cambria Math" w:eastAsiaTheme="minorEastAsia" w:hAnsi="Cambria Math" w:cs="Arial"/>
                        <w:sz w:val="28"/>
                        <w:szCs w:val="28"/>
                      </w:rPr>
                      <m:t>*</m:t>
                    </m:r>
                  </m:sup>
                </m:sSubSup>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1-(α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e>
                </m:d>
              </m:oMath>
            </m:oMathPara>
          </w:p>
        </w:tc>
        <w:tc>
          <w:tcPr>
            <w:tcW w:w="838" w:type="dxa"/>
            <w:vAlign w:val="center"/>
          </w:tcPr>
          <w:p w14:paraId="1F5CA6EC" w14:textId="4956F0C8" w:rsidR="00E12CE1" w:rsidRDefault="00E12CE1" w:rsidP="00BD61B6">
            <w:pPr>
              <w:spacing w:line="360" w:lineRule="auto"/>
              <w:jc w:val="center"/>
              <w:rPr>
                <w:rFonts w:ascii="Arial" w:hAnsi="Arial" w:cs="Arial"/>
              </w:rPr>
            </w:pPr>
            <w:r>
              <w:rPr>
                <w:rFonts w:ascii="Arial" w:hAnsi="Arial" w:cs="Arial"/>
              </w:rPr>
              <w:t>(</w:t>
            </w:r>
            <w:r w:rsidR="00F25FEA">
              <w:rPr>
                <w:rFonts w:ascii="Arial" w:hAnsi="Arial" w:cs="Arial"/>
              </w:rPr>
              <w:t>31</w:t>
            </w:r>
            <w:r>
              <w:rPr>
                <w:rFonts w:ascii="Arial" w:hAnsi="Arial" w:cs="Arial"/>
              </w:rPr>
              <w:t>)</w:t>
            </w:r>
          </w:p>
        </w:tc>
      </w:tr>
    </w:tbl>
    <w:p w14:paraId="2C11EE59" w14:textId="110ED214" w:rsidR="00E12CE1" w:rsidRDefault="00E12CE1" w:rsidP="00BD61B6">
      <w:pPr>
        <w:spacing w:line="360" w:lineRule="auto"/>
        <w:jc w:val="both"/>
        <w:rPr>
          <w:rFonts w:ascii="Arial" w:hAnsi="Arial" w:cs="Arial"/>
        </w:rPr>
      </w:pPr>
    </w:p>
    <w:p w14:paraId="3B1A3B0A" w14:textId="7B51303E" w:rsidR="00F462E7" w:rsidRPr="00E12CE1" w:rsidRDefault="00F462E7">
      <w:pPr>
        <w:spacing w:line="360" w:lineRule="auto"/>
        <w:rPr>
          <w:rFonts w:ascii="Arial" w:hAnsi="Arial" w:cs="Arial"/>
        </w:rPr>
        <w:pPrChange w:id="130" w:author="Igor Mazzeto" w:date="2023-04-30T11:20:00Z">
          <w:pPr>
            <w:spacing w:line="360" w:lineRule="auto"/>
            <w:jc w:val="both"/>
          </w:pPr>
        </w:pPrChange>
      </w:pPr>
    </w:p>
    <w:p w14:paraId="650DBA4B" w14:textId="77777777" w:rsidR="004619EC" w:rsidRDefault="004619EC" w:rsidP="00BD61B6">
      <w:pPr>
        <w:spacing w:line="360" w:lineRule="auto"/>
        <w:rPr>
          <w:rFonts w:ascii="Arial" w:hAnsi="Arial" w:cs="Arial"/>
          <w:b/>
          <w:bCs/>
        </w:rPr>
      </w:pPr>
    </w:p>
    <w:p w14:paraId="780384A4" w14:textId="059BB0BF" w:rsidR="007303E3" w:rsidRDefault="007303E3" w:rsidP="00BD61B6">
      <w:pPr>
        <w:spacing w:line="360" w:lineRule="auto"/>
        <w:rPr>
          <w:rFonts w:ascii="Arial" w:hAnsi="Arial" w:cs="Arial"/>
          <w:b/>
          <w:bCs/>
        </w:rPr>
      </w:pPr>
      <w:r>
        <w:rPr>
          <w:rFonts w:ascii="Arial" w:hAnsi="Arial" w:cs="Arial"/>
          <w:b/>
          <w:bCs/>
        </w:rPr>
        <w:t>2.</w:t>
      </w:r>
      <w:ins w:id="131" w:author="Igor Mazzeto" w:date="2023-04-30T10:57:00Z">
        <w:r w:rsidR="00F462E7">
          <w:rPr>
            <w:rFonts w:ascii="Arial" w:hAnsi="Arial" w:cs="Arial"/>
            <w:b/>
            <w:bCs/>
          </w:rPr>
          <w:t>6</w:t>
        </w:r>
      </w:ins>
      <w:del w:id="132" w:author="Igor Mazzeto" w:date="2023-04-30T10:57:00Z">
        <w:r w:rsidR="002B0ABF" w:rsidDel="00F462E7">
          <w:rPr>
            <w:rFonts w:ascii="Arial" w:hAnsi="Arial" w:cs="Arial"/>
            <w:b/>
            <w:bCs/>
          </w:rPr>
          <w:delText>5</w:delText>
        </w:r>
      </w:del>
      <w:r>
        <w:rPr>
          <w:rFonts w:ascii="Arial" w:hAnsi="Arial" w:cs="Arial"/>
          <w:b/>
          <w:bCs/>
        </w:rPr>
        <w:t xml:space="preserve"> Programação Linear</w:t>
      </w:r>
    </w:p>
    <w:p w14:paraId="20A5ECA7" w14:textId="77777777" w:rsidR="00485242" w:rsidRDefault="00485242" w:rsidP="00BD61B6">
      <w:pPr>
        <w:spacing w:line="360" w:lineRule="auto"/>
        <w:rPr>
          <w:rFonts w:ascii="Arial" w:hAnsi="Arial" w:cs="Arial"/>
          <w:b/>
          <w:bCs/>
        </w:rPr>
      </w:pPr>
    </w:p>
    <w:p w14:paraId="5A328614" w14:textId="2A94E08A" w:rsidR="00F9324C" w:rsidRDefault="00485242" w:rsidP="00BD61B6">
      <w:pPr>
        <w:spacing w:line="360" w:lineRule="auto"/>
        <w:jc w:val="both"/>
        <w:rPr>
          <w:rFonts w:ascii="Arial" w:hAnsi="Arial" w:cs="Arial"/>
        </w:rPr>
      </w:pPr>
      <w:r>
        <w:rPr>
          <w:rFonts w:ascii="Arial" w:hAnsi="Arial" w:cs="Arial"/>
          <w:b/>
          <w:bCs/>
        </w:rPr>
        <w:tab/>
      </w:r>
      <w:r w:rsidRPr="00485242">
        <w:rPr>
          <w:rFonts w:ascii="Arial" w:hAnsi="Arial" w:cs="Arial"/>
        </w:rPr>
        <w:t>Da</w:t>
      </w:r>
      <w:r>
        <w:rPr>
          <w:rFonts w:ascii="Arial" w:hAnsi="Arial" w:cs="Arial"/>
        </w:rPr>
        <w:t xml:space="preserve">ntzig (2002) descreva a programação linear como </w:t>
      </w:r>
      <w:r w:rsidR="00A31E21" w:rsidRPr="00A31E21">
        <w:rPr>
          <w:rFonts w:ascii="Arial" w:hAnsi="Arial" w:cs="Arial"/>
        </w:rPr>
        <w:t xml:space="preserve">uma técnica matemática utilizada para maximizar ou minimizar uma função linear sujeita a um conjunto de restrições lineares. Essa técnica é amplamente utilizada em </w:t>
      </w:r>
      <w:r w:rsidR="00A31E21" w:rsidRPr="00A31E21">
        <w:rPr>
          <w:rFonts w:ascii="Arial" w:hAnsi="Arial" w:cs="Arial"/>
        </w:rPr>
        <w:lastRenderedPageBreak/>
        <w:t>problemas de otimização em áreas como economia, engenharia, logística, entre outra</w:t>
      </w:r>
      <w:r w:rsidR="00A31E21">
        <w:rPr>
          <w:rFonts w:ascii="Arial" w:hAnsi="Arial" w:cs="Arial"/>
        </w:rPr>
        <w:t>s.</w:t>
      </w:r>
      <w:r w:rsidR="00A15E9F">
        <w:rPr>
          <w:rFonts w:ascii="Arial" w:hAnsi="Arial" w:cs="Arial"/>
        </w:rPr>
        <w:t xml:space="preserve"> </w:t>
      </w:r>
      <w:r w:rsidR="004F0B31">
        <w:rPr>
          <w:rFonts w:ascii="Arial" w:hAnsi="Arial" w:cs="Arial"/>
        </w:rPr>
        <w:t xml:space="preserve"> Para Baio et al (2004), </w:t>
      </w:r>
      <w:r w:rsidR="0052360C">
        <w:rPr>
          <w:rFonts w:ascii="Arial" w:hAnsi="Arial" w:cs="Arial"/>
        </w:rPr>
        <w:t>programação</w:t>
      </w:r>
      <w:r w:rsidR="0052360C" w:rsidRPr="0052360C">
        <w:rPr>
          <w:rFonts w:ascii="Arial" w:hAnsi="Arial" w:cs="Arial"/>
        </w:rPr>
        <w:t xml:space="preserve"> linear é uma técnica para o planejamento de atividades para alcançar um resultado ideal, levando em consideração as opções possíveis. Em um problema de </w:t>
      </w:r>
      <w:r w:rsidR="0052360C">
        <w:rPr>
          <w:rFonts w:ascii="Arial" w:hAnsi="Arial" w:cs="Arial"/>
        </w:rPr>
        <w:t>programação</w:t>
      </w:r>
      <w:r w:rsidR="0052360C" w:rsidRPr="0052360C">
        <w:rPr>
          <w:rFonts w:ascii="Arial" w:hAnsi="Arial" w:cs="Arial"/>
        </w:rPr>
        <w:t xml:space="preserve"> linear, normalmente existem diversas soluções possíveis, desde que todas as </w:t>
      </w:r>
      <w:r w:rsidR="004F0B31">
        <w:rPr>
          <w:rFonts w:ascii="Arial" w:hAnsi="Arial" w:cs="Arial"/>
        </w:rPr>
        <w:t>restrições</w:t>
      </w:r>
      <w:r w:rsidR="0052360C" w:rsidRPr="0052360C">
        <w:rPr>
          <w:rFonts w:ascii="Arial" w:hAnsi="Arial" w:cs="Arial"/>
        </w:rPr>
        <w:t xml:space="preserve"> sejam cumpridas, embora haja apenas uma solução ótima.</w:t>
      </w:r>
      <w:r w:rsidR="001B09FA">
        <w:rPr>
          <w:rFonts w:ascii="Arial" w:hAnsi="Arial" w:cs="Arial"/>
        </w:rPr>
        <w:br/>
      </w:r>
      <w:r w:rsidR="001B09FA">
        <w:rPr>
          <w:rFonts w:ascii="Arial" w:hAnsi="Arial" w:cs="Arial"/>
        </w:rPr>
        <w:tab/>
      </w:r>
      <w:r w:rsidR="00BE00C0">
        <w:rPr>
          <w:rFonts w:ascii="Arial" w:hAnsi="Arial" w:cs="Arial"/>
        </w:rPr>
        <w:t>Frossard (2009) descreve que o</w:t>
      </w:r>
      <w:r w:rsidR="001B09FA" w:rsidRPr="001B09FA">
        <w:rPr>
          <w:rFonts w:ascii="Arial" w:hAnsi="Arial" w:cs="Arial"/>
        </w:rPr>
        <w:t xml:space="preserve"> objetivo do modelo linear é descobrir o valor mais adequado para uma função, mediante a imposição de um conjunto de restrições lineares de natureza estrita e não estrita. É um modelo matemático de otimização linear, que engloba variáveis de decisão, uma função-objetivo e restrições técnicas expressas por meio de inequações lineares. As inequações lineares, que representam as restrições técnicas, devem ser satisfeitas simultaneamente pelas variáveis de decisão para que a função-objetivo seja maximizada ou minimizada. O modelo linear é amplamente utilizado em diversas áreas para resolver problemas de otimização.</w:t>
      </w:r>
    </w:p>
    <w:p w14:paraId="50755593" w14:textId="03891A3A" w:rsidR="006D57A1" w:rsidRDefault="006D57A1" w:rsidP="00BD61B6">
      <w:pPr>
        <w:spacing w:line="360" w:lineRule="auto"/>
        <w:jc w:val="both"/>
        <w:rPr>
          <w:rFonts w:ascii="Arial" w:hAnsi="Arial" w:cs="Arial"/>
        </w:rPr>
      </w:pPr>
      <w:r>
        <w:rPr>
          <w:rFonts w:ascii="Arial" w:hAnsi="Arial" w:cs="Arial"/>
        </w:rPr>
        <w:tab/>
        <w:t xml:space="preserve">A formulação de um </w:t>
      </w:r>
      <w:r w:rsidR="00216D96">
        <w:rPr>
          <w:rFonts w:ascii="Arial" w:hAnsi="Arial" w:cs="Arial"/>
        </w:rPr>
        <w:t>problema de programação linear pode ser escrita da seguinte forma</w:t>
      </w:r>
      <w:r w:rsidR="00431327">
        <w:rPr>
          <w:rFonts w:ascii="Arial" w:hAnsi="Arial" w:cs="Arial"/>
        </w:rPr>
        <w:t>, conforme proposta por Lewis (2008):</w:t>
      </w:r>
    </w:p>
    <w:p w14:paraId="3A3A0DA7" w14:textId="77777777" w:rsidR="00216D96" w:rsidRDefault="00216D96"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243"/>
        <w:gridCol w:w="755"/>
      </w:tblGrid>
      <w:tr w:rsidR="00216D96" w14:paraId="5E8C8012" w14:textId="77777777" w:rsidTr="003F6278">
        <w:tc>
          <w:tcPr>
            <w:tcW w:w="704" w:type="dxa"/>
          </w:tcPr>
          <w:p w14:paraId="71288A0D" w14:textId="77777777" w:rsidR="00216D96" w:rsidRDefault="00216D96" w:rsidP="00BD61B6">
            <w:pPr>
              <w:spacing w:line="360" w:lineRule="auto"/>
              <w:jc w:val="both"/>
              <w:rPr>
                <w:rFonts w:ascii="Arial" w:hAnsi="Arial" w:cs="Arial"/>
              </w:rPr>
            </w:pPr>
          </w:p>
        </w:tc>
        <w:tc>
          <w:tcPr>
            <w:tcW w:w="6946" w:type="dxa"/>
            <w:vAlign w:val="center"/>
          </w:tcPr>
          <w:p w14:paraId="3B450C89" w14:textId="17314A38" w:rsidR="00216D96" w:rsidRPr="00E61DED" w:rsidRDefault="00000000" w:rsidP="00BD61B6">
            <w:pPr>
              <w:spacing w:line="360" w:lineRule="auto"/>
              <w:jc w:val="center"/>
              <w:rPr>
                <w:rFonts w:ascii="Arial" w:eastAsiaTheme="minorEastAsia" w:hAnsi="Arial" w:cs="Arial"/>
              </w:rPr>
            </w:pPr>
            <m:oMathPara>
              <m:oMathParaPr>
                <m:jc m:val="center"/>
              </m:oMathParaPr>
              <m:oMath>
                <m:m>
                  <m:mPr>
                    <m:mcs>
                      <m:mc>
                        <m:mcPr>
                          <m:count m:val="9"/>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z</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e>
                    <m:e>
                      <m:r>
                        <w:rPr>
                          <w:rFonts w:ascii="Cambria Math" w:eastAsiaTheme="minorEastAsia" w:hAnsi="Cambria Math" w:cs="Arial"/>
                          <w:sz w:val="28"/>
                          <w:szCs w:val="28"/>
                        </w:rPr>
                        <m:t xml:space="preserve"> </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oMath>
            </m:oMathPara>
          </w:p>
        </w:tc>
        <w:tc>
          <w:tcPr>
            <w:tcW w:w="838" w:type="dxa"/>
            <w:vAlign w:val="center"/>
          </w:tcPr>
          <w:p w14:paraId="62FEA854" w14:textId="7F984976" w:rsidR="00216D96" w:rsidRDefault="00216D96" w:rsidP="00BD61B6">
            <w:pPr>
              <w:spacing w:line="360" w:lineRule="auto"/>
              <w:jc w:val="center"/>
              <w:rPr>
                <w:rFonts w:ascii="Arial" w:hAnsi="Arial" w:cs="Arial"/>
              </w:rPr>
            </w:pPr>
            <w:r>
              <w:rPr>
                <w:rFonts w:ascii="Arial" w:hAnsi="Arial" w:cs="Arial"/>
              </w:rPr>
              <w:t xml:space="preserve"> (</w:t>
            </w:r>
            <w:r w:rsidR="00F25FEA">
              <w:rPr>
                <w:rFonts w:ascii="Arial" w:hAnsi="Arial" w:cs="Arial"/>
              </w:rPr>
              <w:t>32</w:t>
            </w:r>
            <w:r>
              <w:rPr>
                <w:rFonts w:ascii="Arial" w:hAnsi="Arial" w:cs="Arial"/>
              </w:rPr>
              <w:t>)</w:t>
            </w:r>
          </w:p>
        </w:tc>
      </w:tr>
    </w:tbl>
    <w:p w14:paraId="33795921" w14:textId="4B15DC01" w:rsidR="007303E3" w:rsidRPr="00E17FBD" w:rsidRDefault="007303E3" w:rsidP="00BD61B6">
      <w:pPr>
        <w:spacing w:line="360" w:lineRule="auto"/>
        <w:rPr>
          <w:rFonts w:ascii="Arial" w:hAnsi="Arial" w:cs="Arial"/>
          <w:lang w:val="en-US"/>
        </w:rPr>
      </w:pPr>
      <w:r w:rsidRPr="00E17FBD">
        <w:rPr>
          <w:rFonts w:ascii="Arial" w:hAnsi="Arial" w:cs="Arial"/>
          <w:lang w:val="en-US"/>
        </w:rPr>
        <w:tab/>
      </w:r>
    </w:p>
    <w:p w14:paraId="13D8E3D3" w14:textId="77777777" w:rsidR="00726349" w:rsidRDefault="00726349" w:rsidP="00BD61B6">
      <w:pPr>
        <w:spacing w:line="360" w:lineRule="auto"/>
        <w:ind w:firstLine="708"/>
        <w:jc w:val="both"/>
        <w:rPr>
          <w:rFonts w:ascii="Arial" w:hAnsi="Arial" w:cs="Arial"/>
        </w:rPr>
      </w:pPr>
      <w:r w:rsidRPr="00E17FBD">
        <w:rPr>
          <w:rFonts w:ascii="Arial" w:hAnsi="Arial" w:cs="Arial"/>
        </w:rPr>
        <w:t>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são chamados de variáveis ​​de decisão, e seus valores estão sujeitos a </w:t>
      </w:r>
      <m:oMath>
        <m:r>
          <w:rPr>
            <w:rFonts w:ascii="Cambria Math" w:hAnsi="Cambria Math" w:cs="Arial"/>
          </w:rPr>
          <m:t>m + 1</m:t>
        </m:r>
      </m:oMath>
      <w:r w:rsidRPr="00E17FBD">
        <w:rPr>
          <w:rFonts w:ascii="Arial" w:hAnsi="Arial" w:cs="Arial"/>
        </w:rPr>
        <w:t xml:space="preserve"> restrições. Um conjunto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satisfazendo todas as restrições é</w:t>
      </w:r>
      <w:r>
        <w:rPr>
          <w:rFonts w:ascii="Arial" w:hAnsi="Arial" w:cs="Arial"/>
        </w:rPr>
        <w:t xml:space="preserve"> </w:t>
      </w:r>
      <w:r w:rsidRPr="00E17FBD">
        <w:rPr>
          <w:rFonts w:ascii="Arial" w:hAnsi="Arial" w:cs="Arial"/>
        </w:rPr>
        <w:t>chamado de ponto viável e o conjunto de todos esses pontos é chamado de região viável. A solução do programa linear deve ser um ponto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n</w:t>
      </w:r>
      <w:r>
        <w:rPr>
          <w:rFonts w:ascii="Arial" w:hAnsi="Arial" w:cs="Arial"/>
        </w:rPr>
        <w:t xml:space="preserve">a </w:t>
      </w:r>
      <w:r w:rsidRPr="00E17FBD">
        <w:rPr>
          <w:rFonts w:ascii="Arial" w:hAnsi="Arial" w:cs="Arial"/>
        </w:rPr>
        <w:t>região viável, ou então nem todas as restrições seriam satisfeitas</w:t>
      </w:r>
      <w:r>
        <w:rPr>
          <w:rFonts w:ascii="Arial" w:hAnsi="Arial" w:cs="Arial"/>
        </w:rPr>
        <w:t>.</w:t>
      </w:r>
    </w:p>
    <w:p w14:paraId="5E9E4317" w14:textId="51E38A59" w:rsidR="008A0CC9" w:rsidRDefault="008A0CC9" w:rsidP="00BD61B6">
      <w:pPr>
        <w:spacing w:line="360" w:lineRule="auto"/>
        <w:ind w:firstLine="708"/>
        <w:jc w:val="both"/>
        <w:rPr>
          <w:rFonts w:ascii="Arial" w:hAnsi="Arial" w:cs="Arial"/>
        </w:rPr>
      </w:pPr>
      <w:r>
        <w:rPr>
          <w:rFonts w:ascii="Arial" w:hAnsi="Arial" w:cs="Arial"/>
        </w:rPr>
        <w:t xml:space="preserve">Aplicando </w:t>
      </w:r>
      <w:r w:rsidR="00A81FD2">
        <w:rPr>
          <w:rFonts w:ascii="Arial" w:hAnsi="Arial" w:cs="Arial"/>
        </w:rPr>
        <w:t>a forma de álgebra linear, temos que:</w:t>
      </w:r>
    </w:p>
    <w:p w14:paraId="178424C4" w14:textId="77777777" w:rsidR="00A81FD2" w:rsidRDefault="00A81FD2" w:rsidP="00BD61B6">
      <w:pPr>
        <w:spacing w:line="36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81FD2" w14:paraId="056AA949" w14:textId="77777777" w:rsidTr="003F6278">
        <w:tc>
          <w:tcPr>
            <w:tcW w:w="704" w:type="dxa"/>
          </w:tcPr>
          <w:p w14:paraId="3343B7B4" w14:textId="77777777" w:rsidR="00A81FD2" w:rsidRDefault="00A81FD2" w:rsidP="00BD61B6">
            <w:pPr>
              <w:spacing w:line="360" w:lineRule="auto"/>
              <w:jc w:val="both"/>
              <w:rPr>
                <w:rFonts w:ascii="Arial" w:hAnsi="Arial" w:cs="Arial"/>
              </w:rPr>
            </w:pPr>
          </w:p>
        </w:tc>
        <w:tc>
          <w:tcPr>
            <w:tcW w:w="6946" w:type="dxa"/>
            <w:vAlign w:val="center"/>
          </w:tcPr>
          <w:p w14:paraId="47EB3BE0" w14:textId="1640A6C6" w:rsidR="00A81FD2" w:rsidRPr="00323572" w:rsidRDefault="00000000" w:rsidP="00BD61B6">
            <w:pPr>
              <w:spacing w:line="360" w:lineRule="auto"/>
              <w:jc w:val="center"/>
              <w:rPr>
                <w:rFonts w:ascii="Arial" w:eastAsiaTheme="minorEastAsia" w:hAnsi="Arial" w:cs="Arial"/>
              </w:rPr>
            </w:pPr>
            <m:oMathPara>
              <m:oMath>
                <m:m>
                  <m:mPr>
                    <m:mcs>
                      <m:mc>
                        <m:mcPr>
                          <m:count m:val="6"/>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j=1</m:t>
                          </m:r>
                        </m:sub>
                        <m:sup>
                          <m:r>
                            <w:rPr>
                              <w:rFonts w:ascii="Cambria Math" w:eastAsia="Cambria Math" w:hAnsi="Cambria Math" w:cs="Cambria Math"/>
                              <w:sz w:val="28"/>
                              <w:szCs w:val="28"/>
                            </w:rPr>
                            <m:t>n</m:t>
                          </m:r>
                        </m:sup>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j</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z</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j=1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b</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Theme="minorEastAsia" w:hAnsi="Cambria Math" w:cs="Arial"/>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j =1,…,n</m:t>
                      </m:r>
                    </m:e>
                  </m:mr>
                </m:m>
              </m:oMath>
            </m:oMathPara>
          </w:p>
        </w:tc>
        <w:tc>
          <w:tcPr>
            <w:tcW w:w="838" w:type="dxa"/>
            <w:vAlign w:val="center"/>
          </w:tcPr>
          <w:p w14:paraId="2664D5CC" w14:textId="025D794A" w:rsidR="00A81FD2" w:rsidRDefault="00A81FD2" w:rsidP="00BD61B6">
            <w:pPr>
              <w:spacing w:line="360" w:lineRule="auto"/>
              <w:jc w:val="center"/>
              <w:rPr>
                <w:rFonts w:ascii="Arial" w:hAnsi="Arial" w:cs="Arial"/>
              </w:rPr>
            </w:pPr>
            <w:r>
              <w:rPr>
                <w:rFonts w:ascii="Arial" w:hAnsi="Arial" w:cs="Arial"/>
              </w:rPr>
              <w:t>(</w:t>
            </w:r>
            <w:r w:rsidR="00F25FEA">
              <w:rPr>
                <w:rFonts w:ascii="Arial" w:hAnsi="Arial" w:cs="Arial"/>
              </w:rPr>
              <w:t>33</w:t>
            </w:r>
            <w:r>
              <w:rPr>
                <w:rFonts w:ascii="Arial" w:hAnsi="Arial" w:cs="Arial"/>
              </w:rPr>
              <w:t>)</w:t>
            </w:r>
          </w:p>
        </w:tc>
      </w:tr>
    </w:tbl>
    <w:p w14:paraId="4679674D" w14:textId="01FF1E8D" w:rsidR="00A81FD2" w:rsidRDefault="00A81FD2" w:rsidP="00BD61B6">
      <w:pPr>
        <w:spacing w:line="360" w:lineRule="auto"/>
        <w:jc w:val="both"/>
        <w:rPr>
          <w:rFonts w:ascii="Arial" w:hAnsi="Arial" w:cs="Arial"/>
        </w:rPr>
      </w:pPr>
    </w:p>
    <w:p w14:paraId="0103C22B" w14:textId="77777777" w:rsidR="00271FE2" w:rsidRDefault="00271FE2" w:rsidP="00BD61B6">
      <w:pPr>
        <w:spacing w:line="360" w:lineRule="auto"/>
        <w:rPr>
          <w:rFonts w:ascii="Arial" w:hAnsi="Arial" w:cs="Arial"/>
        </w:rPr>
      </w:pPr>
      <w:r>
        <w:rPr>
          <w:rFonts w:ascii="Arial" w:hAnsi="Arial" w:cs="Arial"/>
        </w:rPr>
        <w:tab/>
        <w:t>Na forma matricial:</w:t>
      </w:r>
      <w:r>
        <w:rPr>
          <w:rFonts w:ascii="Arial" w:hAnsi="Arial" w:cs="Arial"/>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271FE2" w14:paraId="23CC9CF1" w14:textId="77777777" w:rsidTr="003F6278">
        <w:tc>
          <w:tcPr>
            <w:tcW w:w="704" w:type="dxa"/>
          </w:tcPr>
          <w:p w14:paraId="14CA1D13" w14:textId="77777777" w:rsidR="00271FE2" w:rsidRDefault="00271FE2" w:rsidP="00BD61B6">
            <w:pPr>
              <w:spacing w:line="360" w:lineRule="auto"/>
              <w:jc w:val="both"/>
              <w:rPr>
                <w:rFonts w:ascii="Arial" w:hAnsi="Arial" w:cs="Arial"/>
              </w:rPr>
            </w:pPr>
          </w:p>
        </w:tc>
        <w:tc>
          <w:tcPr>
            <w:tcW w:w="6946" w:type="dxa"/>
            <w:vAlign w:val="center"/>
          </w:tcPr>
          <w:p w14:paraId="28CA1155" w14:textId="4A1112FD" w:rsidR="00271FE2" w:rsidRPr="00323572" w:rsidRDefault="00000000" w:rsidP="00BD61B6">
            <w:pPr>
              <w:spacing w:line="360" w:lineRule="auto"/>
              <w:jc w:val="center"/>
              <w:rPr>
                <w:rFonts w:ascii="Arial" w:eastAsiaTheme="minorEastAsia" w:hAnsi="Arial" w:cs="Arial"/>
              </w:rPr>
            </w:pPr>
            <m:oMathPara>
              <m:oMath>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r>
                        <m:rPr>
                          <m:sty m:val="p"/>
                        </m:rPr>
                        <w:rPr>
                          <w:rFonts w:ascii="Cambria Math" w:eastAsia="Cambria Math" w:hAnsi="Cambria Math" w:cs="Cambria Math"/>
                          <w:sz w:val="28"/>
                          <w:szCs w:val="28"/>
                        </w:rPr>
                        <m:t>c</m:t>
                      </m:r>
                      <m:r>
                        <m:rPr>
                          <m:sty m:val="b"/>
                        </m:rPr>
                        <w:rPr>
                          <w:rFonts w:ascii="Cambria Math" w:eastAsia="Cambria Math" w:hAnsi="Cambria Math" w:cs="Cambria Math"/>
                          <w:sz w:val="28"/>
                          <w:szCs w:val="28"/>
                        </w:rPr>
                        <m:t>x</m:t>
                      </m:r>
                    </m:e>
                    <m:e>
                      <m:r>
                        <w:rPr>
                          <w:rFonts w:ascii="Cambria Math" w:eastAsiaTheme="minorEastAsia" w:hAnsi="Cambria Math" w:cs="Arial"/>
                          <w:sz w:val="28"/>
                          <w:szCs w:val="28"/>
                        </w:rPr>
                        <m:t>=</m:t>
                      </m:r>
                    </m:e>
                    <m:e>
                      <m:r>
                        <w:rPr>
                          <w:rFonts w:ascii="Cambria Math" w:eastAsiaTheme="minorEastAsia" w:hAnsi="Cambria Math" w:cs="Arial"/>
                          <w:sz w:val="28"/>
                          <w:szCs w:val="28"/>
                        </w:rPr>
                        <m:t>z</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 a:</m:t>
                      </m:r>
                      <m:ctrlPr>
                        <w:rPr>
                          <w:rFonts w:ascii="Cambria Math" w:eastAsia="Cambria Math" w:hAnsi="Cambria Math" w:cs="Cambria Math"/>
                          <w:i/>
                          <w:sz w:val="28"/>
                          <w:szCs w:val="28"/>
                        </w:rPr>
                      </m:ctrlPr>
                    </m:e>
                    <m:e>
                      <m:r>
                        <m:rPr>
                          <m:sty m:val="b"/>
                        </m:rPr>
                        <w:rPr>
                          <w:rFonts w:ascii="Cambria Math" w:eastAsiaTheme="minorEastAsia" w:hAnsi="Cambria Math" w:cs="Arial"/>
                          <w:sz w:val="28"/>
                          <w:szCs w:val="28"/>
                        </w:rPr>
                        <m:t>Ax</m:t>
                      </m:r>
                    </m:e>
                    <m:e>
                      <m:r>
                        <w:rPr>
                          <w:rFonts w:ascii="Cambria Math" w:eastAsiaTheme="minorEastAsia" w:hAnsi="Cambria Math" w:cs="Arial"/>
                          <w:sz w:val="28"/>
                          <w:szCs w:val="28"/>
                        </w:rPr>
                        <m:t>≤</m:t>
                      </m:r>
                    </m:e>
                    <m:e>
                      <m:r>
                        <m:rPr>
                          <m:sty m:val="b"/>
                        </m:rPr>
                        <w:rPr>
                          <w:rFonts w:ascii="Cambria Math" w:eastAsiaTheme="minorEastAsia" w:hAnsi="Cambria Math" w:cs="Arial"/>
                          <w:sz w:val="28"/>
                          <w:szCs w:val="28"/>
                        </w:rPr>
                        <m:t>b</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m:rPr>
                          <m:sty m:val="b"/>
                        </m:rPr>
                        <w:rPr>
                          <w:rFonts w:ascii="Cambria Math" w:eastAsia="Cambria Math" w:hAnsi="Cambria Math" w:cs="Cambria Math"/>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e>
                  </m:mr>
                </m:m>
              </m:oMath>
            </m:oMathPara>
          </w:p>
        </w:tc>
        <w:tc>
          <w:tcPr>
            <w:tcW w:w="838" w:type="dxa"/>
            <w:vAlign w:val="center"/>
          </w:tcPr>
          <w:p w14:paraId="6B07C2E4" w14:textId="6DD307FA" w:rsidR="00271FE2" w:rsidRDefault="00271FE2" w:rsidP="00BD61B6">
            <w:pPr>
              <w:spacing w:line="360" w:lineRule="auto"/>
              <w:jc w:val="center"/>
              <w:rPr>
                <w:rFonts w:ascii="Arial" w:hAnsi="Arial" w:cs="Arial"/>
              </w:rPr>
            </w:pPr>
            <w:r>
              <w:rPr>
                <w:rFonts w:ascii="Arial" w:hAnsi="Arial" w:cs="Arial"/>
              </w:rPr>
              <w:t>(</w:t>
            </w:r>
            <w:r w:rsidR="00742FFE">
              <w:rPr>
                <w:rFonts w:ascii="Arial" w:hAnsi="Arial" w:cs="Arial"/>
              </w:rPr>
              <w:t>34</w:t>
            </w:r>
            <w:r>
              <w:rPr>
                <w:rFonts w:ascii="Arial" w:hAnsi="Arial" w:cs="Arial"/>
              </w:rPr>
              <w:t>)</w:t>
            </w:r>
          </w:p>
        </w:tc>
      </w:tr>
    </w:tbl>
    <w:p w14:paraId="4635A93A" w14:textId="74341C89" w:rsidR="00726349" w:rsidRPr="00C53273" w:rsidRDefault="00726349" w:rsidP="00BD61B6">
      <w:pPr>
        <w:spacing w:line="360" w:lineRule="auto"/>
        <w:rPr>
          <w:rFonts w:ascii="Arial" w:hAnsi="Arial" w:cs="Arial"/>
        </w:rPr>
      </w:pPr>
    </w:p>
    <w:p w14:paraId="64C12DC0" w14:textId="1A654B26" w:rsidR="00C53273" w:rsidRDefault="00C53273" w:rsidP="00BD61B6">
      <w:pPr>
        <w:spacing w:line="360" w:lineRule="auto"/>
        <w:ind w:firstLine="708"/>
        <w:jc w:val="both"/>
        <w:rPr>
          <w:rFonts w:ascii="Arial" w:hAnsi="Arial" w:cs="Arial"/>
        </w:rPr>
      </w:pPr>
      <w:r>
        <w:rPr>
          <w:rFonts w:ascii="Arial" w:hAnsi="Arial" w:cs="Arial"/>
        </w:rPr>
        <w:t>A</w:t>
      </w:r>
      <w:r w:rsidRPr="00C53273">
        <w:rPr>
          <w:rFonts w:ascii="Arial" w:hAnsi="Arial" w:cs="Arial"/>
        </w:rPr>
        <w:t xml:space="preserve"> matriz</w:t>
      </w:r>
      <w:r>
        <w:rPr>
          <w:rFonts w:ascii="Arial" w:hAnsi="Arial" w:cs="Arial"/>
        </w:rPr>
        <w:t xml:space="preserve"> </w:t>
      </w:r>
      <m:oMath>
        <m:r>
          <m:rPr>
            <m:sty m:val="b"/>
          </m:rPr>
          <w:rPr>
            <w:rFonts w:ascii="Cambria Math" w:hAnsi="Cambria Math" w:cs="Arial"/>
          </w:rPr>
          <m:t>A</m:t>
        </m:r>
      </m:oMath>
      <w:r>
        <w:rPr>
          <w:rFonts w:ascii="Arial" w:hAnsi="Arial" w:cs="Arial"/>
        </w:rPr>
        <w:t xml:space="preserve"> possui formato </w:t>
      </w:r>
      <m:oMath>
        <m:r>
          <w:rPr>
            <w:rFonts w:ascii="Cambria Math" w:hAnsi="Cambria Math" w:cs="Arial"/>
          </w:rPr>
          <m:t>mxn</m:t>
        </m:r>
      </m:oMath>
      <w:r w:rsidRPr="00C53273">
        <w:rPr>
          <w:rFonts w:ascii="Arial" w:hAnsi="Arial" w:cs="Arial"/>
        </w:rPr>
        <w:t xml:space="preserve"> </w:t>
      </w:r>
      <w:r w:rsidR="00A91DFE" w:rsidRPr="00C53273">
        <w:rPr>
          <w:rFonts w:ascii="Arial" w:hAnsi="Arial" w:cs="Arial"/>
        </w:rPr>
        <w:t>cuja</w:t>
      </w:r>
      <w:r w:rsidRPr="00C53273">
        <w:rPr>
          <w:rFonts w:ascii="Arial" w:hAnsi="Arial" w:cs="Arial"/>
        </w:rPr>
        <w:t xml:space="preserve"> </w:t>
      </w:r>
      <m:oMath>
        <m:sSup>
          <m:sSupPr>
            <m:ctrlPr>
              <w:rPr>
                <w:rFonts w:ascii="Cambria Math" w:hAnsi="Cambria Math" w:cs="Arial"/>
                <w:i/>
              </w:rPr>
            </m:ctrlPr>
          </m:sSupPr>
          <m:e>
            <m:r>
              <w:rPr>
                <w:rFonts w:ascii="Cambria Math" w:hAnsi="Cambria Math" w:cs="Arial"/>
              </w:rPr>
              <m:t>j</m:t>
            </m:r>
          </m:e>
          <m:sup>
            <m:r>
              <w:rPr>
                <w:rFonts w:ascii="Cambria Math" w:hAnsi="Cambria Math" w:cs="Arial"/>
              </w:rPr>
              <m:t>ésima</m:t>
            </m:r>
          </m:sup>
        </m:sSup>
      </m:oMath>
      <w:r w:rsidRPr="00C53273">
        <w:rPr>
          <w:rFonts w:ascii="Arial" w:hAnsi="Arial" w:cs="Arial"/>
        </w:rPr>
        <w:t xml:space="preserve"> </w:t>
      </w:r>
      <w:r>
        <w:rPr>
          <w:rFonts w:ascii="Arial" w:hAnsi="Arial" w:cs="Arial"/>
        </w:rPr>
        <w:t xml:space="preserve"> coluna é </w:t>
      </w:r>
      <w:r w:rsidRPr="00C53273">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Pr="00C53273">
        <w:rPr>
          <w:rFonts w:ascii="Arial" w:hAnsi="Arial" w:cs="Arial"/>
        </w:rPr>
        <w:t xml:space="preserve"> . Esta matriz corresponde aos coeficientes em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 .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 xml:space="preserve"> </m:t>
        </m:r>
      </m:oMath>
      <w:r w:rsidRPr="00C53273">
        <w:rPr>
          <w:rFonts w:ascii="Arial" w:hAnsi="Arial" w:cs="Arial"/>
        </w:rPr>
        <w:t xml:space="preserve">nas restrições de um problema de programação linear. O vetor </w:t>
      </w:r>
      <m:oMath>
        <m:r>
          <m:rPr>
            <m:sty m:val="b"/>
          </m:rPr>
          <w:rPr>
            <w:rFonts w:ascii="Cambria Math" w:hAnsi="Cambria Math" w:cs="Arial"/>
          </w:rPr>
          <m:t>x</m:t>
        </m:r>
      </m:oMath>
      <w:r w:rsidRPr="00C53273">
        <w:rPr>
          <w:rFonts w:ascii="Arial" w:hAnsi="Arial" w:cs="Arial"/>
        </w:rPr>
        <w:t xml:space="preserve"> é um vetor de soluções para o problema, </w:t>
      </w:r>
      <m:oMath>
        <m:r>
          <m:rPr>
            <m:sty m:val="b"/>
          </m:rPr>
          <w:rPr>
            <w:rFonts w:ascii="Cambria Math" w:hAnsi="Cambria Math" w:cs="Arial"/>
          </w:rPr>
          <m:t>b</m:t>
        </m:r>
      </m:oMath>
      <w:r w:rsidRPr="00C53273">
        <w:rPr>
          <w:rFonts w:ascii="Arial" w:hAnsi="Arial" w:cs="Arial"/>
        </w:rPr>
        <w:t xml:space="preserve"> é o vetor do lado direito e</w:t>
      </w:r>
      <w:r w:rsidR="00A91DFE">
        <w:rPr>
          <w:rFonts w:ascii="Arial" w:hAnsi="Arial" w:cs="Arial"/>
        </w:rPr>
        <w:t xml:space="preserve"> </w:t>
      </w:r>
      <m:oMath>
        <m:r>
          <m:rPr>
            <m:sty m:val="b"/>
          </m:rPr>
          <w:rPr>
            <w:rFonts w:ascii="Cambria Math" w:hAnsi="Cambria Math" w:cs="Arial"/>
          </w:rPr>
          <m:t>c</m:t>
        </m:r>
      </m:oMath>
      <w:r w:rsidRPr="00C53273">
        <w:rPr>
          <w:rFonts w:ascii="Arial" w:hAnsi="Arial" w:cs="Arial"/>
        </w:rPr>
        <w:t xml:space="preserve"> é o vetor de coeficiente</w:t>
      </w:r>
      <w:r w:rsidR="00A91DFE">
        <w:rPr>
          <w:rFonts w:ascii="Arial" w:hAnsi="Arial" w:cs="Arial"/>
        </w:rPr>
        <w:t>s</w:t>
      </w:r>
      <w:r w:rsidRPr="00C53273">
        <w:rPr>
          <w:rFonts w:ascii="Arial" w:hAnsi="Arial" w:cs="Arial"/>
        </w:rPr>
        <w:t>.</w:t>
      </w:r>
    </w:p>
    <w:p w14:paraId="23BF236A" w14:textId="7BDA7B56" w:rsidR="006E4198" w:rsidRDefault="006E4198" w:rsidP="00BD61B6">
      <w:pPr>
        <w:spacing w:line="360" w:lineRule="auto"/>
        <w:ind w:firstLine="708"/>
        <w:jc w:val="both"/>
        <w:rPr>
          <w:rFonts w:ascii="Arial" w:hAnsi="Arial" w:cs="Arial"/>
        </w:rPr>
      </w:pPr>
      <w:r>
        <w:rPr>
          <w:rFonts w:ascii="Arial" w:hAnsi="Arial" w:cs="Arial"/>
        </w:rPr>
        <w:t xml:space="preserve">Dantzig (1951) desenvolveu um método para </w:t>
      </w:r>
      <w:r w:rsidR="00273211">
        <w:rPr>
          <w:rFonts w:ascii="Arial" w:hAnsi="Arial" w:cs="Arial"/>
        </w:rPr>
        <w:t>resolver os problemas de programação linear</w:t>
      </w:r>
      <w:r w:rsidR="00942600">
        <w:rPr>
          <w:rFonts w:ascii="Arial" w:hAnsi="Arial" w:cs="Arial"/>
        </w:rPr>
        <w:t xml:space="preserve">. O </w:t>
      </w:r>
      <w:r w:rsidR="00FE6418">
        <w:rPr>
          <w:rFonts w:ascii="Arial" w:hAnsi="Arial" w:cs="Arial"/>
        </w:rPr>
        <w:t>Simplex é um algoritmo ut</w:t>
      </w:r>
      <w:r w:rsidR="00FE6418" w:rsidRPr="00FE6418">
        <w:rPr>
          <w:rFonts w:ascii="Arial" w:hAnsi="Arial" w:cs="Arial"/>
        </w:rPr>
        <w:t>ilizado para resolver problemas de otimização em que é necessário encontrar a melhor solução entre várias opções</w:t>
      </w:r>
      <w:r w:rsidR="005426A0">
        <w:rPr>
          <w:rFonts w:ascii="Arial" w:hAnsi="Arial" w:cs="Arial"/>
        </w:rPr>
        <w:t xml:space="preserve">. </w:t>
      </w:r>
      <w:r w:rsidR="005426A0" w:rsidRPr="005426A0">
        <w:rPr>
          <w:rFonts w:ascii="Arial" w:hAnsi="Arial" w:cs="Arial"/>
        </w:rPr>
        <w:t>Ele funciona iterativamente, explorando soluções viáveis até encontrar a solução ótima, que é aquela que maximiza ou minimiza a função-objetivo sujeita às restrições do problema. O método Simplex é baseado em uma geometria simples, utilizando conceitos de simplex e operações matriciais para encontrar as soluções ótimas.</w:t>
      </w:r>
    </w:p>
    <w:p w14:paraId="7B8A3D4C" w14:textId="19F15A88" w:rsidR="003F59A4" w:rsidRDefault="003F59A4" w:rsidP="00BD61B6">
      <w:pPr>
        <w:spacing w:line="360" w:lineRule="auto"/>
        <w:ind w:firstLine="708"/>
        <w:jc w:val="both"/>
        <w:rPr>
          <w:rFonts w:ascii="Arial" w:hAnsi="Arial" w:cs="Arial"/>
        </w:rPr>
      </w:pPr>
      <w:r>
        <w:rPr>
          <w:rFonts w:ascii="Arial" w:hAnsi="Arial" w:cs="Arial"/>
        </w:rPr>
        <w:t>Lima Pinto et al (2008)</w:t>
      </w:r>
      <w:r w:rsidR="00E4120D">
        <w:rPr>
          <w:rFonts w:ascii="Arial" w:hAnsi="Arial" w:cs="Arial"/>
        </w:rPr>
        <w:t xml:space="preserve"> descrevem que a</w:t>
      </w:r>
      <w:r w:rsidR="00E4120D" w:rsidRPr="00E4120D">
        <w:rPr>
          <w:rFonts w:ascii="Arial" w:hAnsi="Arial" w:cs="Arial"/>
        </w:rPr>
        <w:t xml:space="preserve"> ideia geométrica subjacente consiste em percorrer, passo a passo, os pontos extremos adjacente do conjunto viável em um problema de programação linear, aprimorando o valor da função objetivo a cada extremo visitado.</w:t>
      </w:r>
    </w:p>
    <w:p w14:paraId="79A239B2" w14:textId="034762DA" w:rsidR="007E0921" w:rsidRDefault="007E0921" w:rsidP="00BD61B6">
      <w:pPr>
        <w:spacing w:line="360" w:lineRule="auto"/>
        <w:ind w:firstLine="708"/>
        <w:jc w:val="both"/>
        <w:rPr>
          <w:ins w:id="133" w:author="Marcelo COsta" w:date="2023-04-26T09:38:00Z"/>
          <w:rFonts w:ascii="Arial" w:hAnsi="Arial" w:cs="Arial"/>
        </w:rPr>
      </w:pPr>
      <w:r>
        <w:rPr>
          <w:rFonts w:ascii="Arial" w:hAnsi="Arial" w:cs="Arial"/>
        </w:rPr>
        <w:t xml:space="preserve">Atualmente o algoritmo Simplex </w:t>
      </w:r>
      <w:r w:rsidR="005D51F9">
        <w:rPr>
          <w:rFonts w:ascii="Arial" w:hAnsi="Arial" w:cs="Arial"/>
        </w:rPr>
        <w:t xml:space="preserve">é utilizado </w:t>
      </w:r>
      <w:r w:rsidR="00C72CED">
        <w:rPr>
          <w:rFonts w:ascii="Arial" w:hAnsi="Arial" w:cs="Arial"/>
        </w:rPr>
        <w:t xml:space="preserve">computacionalmente de forma ampla </w:t>
      </w:r>
      <w:r w:rsidR="008D3FFF">
        <w:rPr>
          <w:rFonts w:ascii="Arial" w:hAnsi="Arial" w:cs="Arial"/>
        </w:rPr>
        <w:t>por vários programas relacionados a resolução de problemas que envolvem programação linear</w:t>
      </w:r>
      <w:r w:rsidR="00421094">
        <w:rPr>
          <w:rFonts w:ascii="Arial" w:hAnsi="Arial" w:cs="Arial"/>
        </w:rPr>
        <w:t>, Fea</w:t>
      </w:r>
      <w:r w:rsidR="00BC58AC">
        <w:rPr>
          <w:rFonts w:ascii="Arial" w:hAnsi="Arial" w:cs="Arial"/>
        </w:rPr>
        <w:t xml:space="preserve">rnley e Savani (2015) </w:t>
      </w:r>
      <w:r w:rsidR="00DB25C7">
        <w:rPr>
          <w:rFonts w:ascii="Arial" w:hAnsi="Arial" w:cs="Arial"/>
        </w:rPr>
        <w:t xml:space="preserve">afirmam que o método é conhecido por performar bem na prática, apesar de existir métodos mais </w:t>
      </w:r>
      <w:r w:rsidR="00DB25C7">
        <w:rPr>
          <w:rFonts w:ascii="Arial" w:hAnsi="Arial" w:cs="Arial"/>
        </w:rPr>
        <w:lastRenderedPageBreak/>
        <w:t xml:space="preserve">modernos que reduzem a complexidade computacional </w:t>
      </w:r>
      <w:r w:rsidR="001E1C6D">
        <w:rPr>
          <w:rFonts w:ascii="Arial" w:hAnsi="Arial" w:cs="Arial"/>
        </w:rPr>
        <w:t>necessária para resolver problemas muito grandes.</w:t>
      </w:r>
    </w:p>
    <w:p w14:paraId="3E748C8A" w14:textId="77777777" w:rsidR="00F6305A" w:rsidRDefault="00F6305A" w:rsidP="00BD61B6">
      <w:pPr>
        <w:spacing w:line="360" w:lineRule="auto"/>
        <w:ind w:firstLine="708"/>
        <w:jc w:val="both"/>
        <w:rPr>
          <w:ins w:id="134" w:author="Marcelo COsta" w:date="2023-04-26T09:38:00Z"/>
          <w:rFonts w:ascii="Arial" w:hAnsi="Arial" w:cs="Arial"/>
        </w:rPr>
      </w:pPr>
    </w:p>
    <w:p w14:paraId="57855604" w14:textId="39CBBEB8" w:rsidR="00F6305A" w:rsidRPr="00987D58" w:rsidDel="00F462E7" w:rsidRDefault="00F6305A">
      <w:pPr>
        <w:spacing w:line="360" w:lineRule="auto"/>
        <w:rPr>
          <w:del w:id="135" w:author="Igor Mazzeto" w:date="2023-04-30T10:57:00Z"/>
          <w:rFonts w:ascii="Arial" w:hAnsi="Arial" w:cs="Arial"/>
          <w:b/>
          <w:bCs/>
          <w:rPrChange w:id="136" w:author="Igor Mazzeto" w:date="2023-04-29T15:45:00Z">
            <w:rPr>
              <w:del w:id="137" w:author="Igor Mazzeto" w:date="2023-04-30T10:57:00Z"/>
              <w:rFonts w:ascii="Arial" w:hAnsi="Arial" w:cs="Arial"/>
            </w:rPr>
          </w:rPrChange>
        </w:rPr>
        <w:pPrChange w:id="138" w:author="Igor Mazzeto" w:date="2023-04-30T11:20:00Z">
          <w:pPr>
            <w:spacing w:line="360" w:lineRule="auto"/>
            <w:jc w:val="both"/>
          </w:pPr>
        </w:pPrChange>
      </w:pPr>
      <w:commentRangeStart w:id="139"/>
      <w:ins w:id="140" w:author="Marcelo COsta" w:date="2023-04-26T09:38:00Z">
        <w:del w:id="141" w:author="Igor Mazzeto" w:date="2023-04-30T10:57:00Z">
          <w:r w:rsidRPr="00987D58" w:rsidDel="00F462E7">
            <w:rPr>
              <w:rFonts w:ascii="Arial" w:hAnsi="Arial" w:cs="Arial"/>
              <w:b/>
              <w:bCs/>
              <w:rPrChange w:id="142" w:author="Igor Mazzeto" w:date="2023-04-29T15:45:00Z">
                <w:rPr>
                  <w:rFonts w:ascii="Arial" w:hAnsi="Arial" w:cs="Arial"/>
                </w:rPr>
              </w:rPrChange>
            </w:rPr>
            <w:delText>Regressão Quantílica</w:delText>
          </w:r>
        </w:del>
      </w:ins>
      <w:commentRangeEnd w:id="139"/>
      <w:ins w:id="143" w:author="Marcelo COsta" w:date="2023-04-26T09:43:00Z">
        <w:del w:id="144" w:author="Igor Mazzeto" w:date="2023-04-30T10:57:00Z">
          <w:r w:rsidR="009A7CF4" w:rsidRPr="00987D58" w:rsidDel="00F462E7">
            <w:rPr>
              <w:rFonts w:ascii="Arial" w:hAnsi="Arial" w:cs="Arial"/>
              <w:b/>
              <w:bCs/>
              <w:rPrChange w:id="145" w:author="Igor Mazzeto" w:date="2023-04-29T15:45:00Z">
                <w:rPr>
                  <w:rStyle w:val="CommentReference"/>
                </w:rPr>
              </w:rPrChange>
            </w:rPr>
            <w:commentReference w:id="139"/>
          </w:r>
        </w:del>
      </w:ins>
    </w:p>
    <w:p w14:paraId="71C35567" w14:textId="77777777" w:rsidR="004F394A" w:rsidRDefault="004F394A">
      <w:pPr>
        <w:spacing w:line="360" w:lineRule="auto"/>
        <w:jc w:val="both"/>
        <w:rPr>
          <w:ins w:id="146" w:author="Igor Mazzeto" w:date="2023-04-29T16:00:00Z"/>
          <w:rFonts w:ascii="Arial" w:hAnsi="Arial" w:cs="Arial"/>
        </w:rPr>
        <w:pPrChange w:id="147" w:author="Igor Mazzeto" w:date="2023-04-30T11:20:00Z">
          <w:pPr>
            <w:jc w:val="both"/>
          </w:pPr>
        </w:pPrChange>
      </w:pPr>
    </w:p>
    <w:p w14:paraId="4E6B372F" w14:textId="3D8350E6" w:rsidR="0062684A" w:rsidRPr="00F462E7" w:rsidRDefault="0062684A">
      <w:pPr>
        <w:spacing w:line="360" w:lineRule="auto"/>
        <w:jc w:val="both"/>
        <w:rPr>
          <w:rFonts w:ascii="Arial" w:hAnsi="Arial" w:cs="Arial"/>
        </w:rPr>
        <w:pPrChange w:id="148" w:author="Igor Mazzeto" w:date="2023-04-30T11:20:00Z">
          <w:pPr/>
        </w:pPrChange>
      </w:pPr>
      <w:r>
        <w:rPr>
          <w:rFonts w:ascii="Arial" w:hAnsi="Arial" w:cs="Arial"/>
        </w:rPr>
        <w:br w:type="page"/>
      </w:r>
    </w:p>
    <w:p w14:paraId="7C9E0947" w14:textId="2F06A2E8" w:rsidR="00A963A4" w:rsidRDefault="0062684A" w:rsidP="00BD61B6">
      <w:pPr>
        <w:spacing w:line="360" w:lineRule="auto"/>
        <w:jc w:val="both"/>
        <w:rPr>
          <w:rFonts w:ascii="Arial" w:hAnsi="Arial" w:cs="Arial"/>
          <w:b/>
          <w:bCs/>
        </w:rPr>
      </w:pPr>
      <w:r w:rsidRPr="0062684A">
        <w:rPr>
          <w:rFonts w:ascii="Arial" w:hAnsi="Arial" w:cs="Arial"/>
          <w:b/>
          <w:bCs/>
        </w:rPr>
        <w:lastRenderedPageBreak/>
        <w:t xml:space="preserve">3. </w:t>
      </w:r>
      <w:r w:rsidR="00A963A4">
        <w:rPr>
          <w:rFonts w:ascii="Arial" w:hAnsi="Arial" w:cs="Arial"/>
          <w:b/>
          <w:bCs/>
        </w:rPr>
        <w:t>Metodologia</w:t>
      </w:r>
    </w:p>
    <w:p w14:paraId="5F181180" w14:textId="77777777" w:rsidR="00315B41" w:rsidRDefault="00187FAC" w:rsidP="00BD61B6">
      <w:pPr>
        <w:spacing w:line="360" w:lineRule="auto"/>
        <w:jc w:val="both"/>
        <w:rPr>
          <w:rFonts w:ascii="Arial" w:hAnsi="Arial" w:cs="Arial"/>
          <w:b/>
          <w:bCs/>
        </w:rPr>
      </w:pPr>
      <w:r>
        <w:rPr>
          <w:rFonts w:ascii="Arial" w:hAnsi="Arial" w:cs="Arial"/>
          <w:b/>
          <w:bCs/>
        </w:rPr>
        <w:tab/>
      </w:r>
    </w:p>
    <w:p w14:paraId="3D43150F" w14:textId="63AD3D9C" w:rsidR="00187FAC" w:rsidRDefault="009A5F92" w:rsidP="00BD61B6">
      <w:pPr>
        <w:spacing w:line="360" w:lineRule="auto"/>
        <w:ind w:firstLine="708"/>
        <w:jc w:val="both"/>
        <w:rPr>
          <w:rFonts w:ascii="Arial" w:hAnsi="Arial" w:cs="Arial"/>
        </w:rPr>
      </w:pPr>
      <w:r>
        <w:rPr>
          <w:rFonts w:ascii="Arial" w:hAnsi="Arial" w:cs="Arial"/>
        </w:rPr>
        <w:t xml:space="preserve">Para </w:t>
      </w:r>
      <w:r w:rsidR="000C5971">
        <w:rPr>
          <w:rFonts w:ascii="Arial" w:hAnsi="Arial" w:cs="Arial"/>
        </w:rPr>
        <w:t xml:space="preserve">a </w:t>
      </w:r>
      <w:r w:rsidR="00817756">
        <w:rPr>
          <w:rFonts w:ascii="Arial" w:hAnsi="Arial" w:cs="Arial"/>
        </w:rPr>
        <w:t>elaboração de</w:t>
      </w:r>
      <w:r w:rsidR="007E02C0">
        <w:rPr>
          <w:rFonts w:ascii="Arial" w:hAnsi="Arial" w:cs="Arial"/>
        </w:rPr>
        <w:t xml:space="preserve">ste trabalho, optou-se pela </w:t>
      </w:r>
      <w:r w:rsidR="00C1253D">
        <w:rPr>
          <w:rFonts w:ascii="Arial" w:hAnsi="Arial" w:cs="Arial"/>
        </w:rPr>
        <w:t>abordagem de uma pesquisa descritiva ou quantitativa</w:t>
      </w:r>
      <w:r w:rsidR="005C1F2D">
        <w:rPr>
          <w:rFonts w:ascii="Arial" w:hAnsi="Arial" w:cs="Arial"/>
        </w:rPr>
        <w:t xml:space="preserve"> e </w:t>
      </w:r>
      <w:r w:rsidR="0071548B">
        <w:rPr>
          <w:rFonts w:ascii="Arial" w:hAnsi="Arial" w:cs="Arial"/>
        </w:rPr>
        <w:t xml:space="preserve">que dispõe de um estudo de caso. </w:t>
      </w:r>
      <w:r w:rsidR="0010451B">
        <w:rPr>
          <w:rFonts w:ascii="Arial" w:hAnsi="Arial" w:cs="Arial"/>
        </w:rPr>
        <w:t xml:space="preserve">Para Silva &amp; Simon (2005) as pesquisas quantitativas são mais adequadas nas ocasiões em que se sabe </w:t>
      </w:r>
      <w:r w:rsidR="00315B41">
        <w:rPr>
          <w:rFonts w:ascii="Arial" w:hAnsi="Arial" w:cs="Arial"/>
        </w:rPr>
        <w:t>as qualidades do objeto de estudo e se tem o controle do que vai se pesquisar.</w:t>
      </w:r>
      <w:r w:rsidR="00CE7DAC">
        <w:rPr>
          <w:rFonts w:ascii="Arial" w:hAnsi="Arial" w:cs="Arial"/>
        </w:rPr>
        <w:t xml:space="preserve"> Para Silva &amp; Junior</w:t>
      </w:r>
      <w:r w:rsidR="005B70EB">
        <w:rPr>
          <w:rFonts w:ascii="Arial" w:hAnsi="Arial" w:cs="Arial"/>
        </w:rPr>
        <w:t xml:space="preserve"> (2014)</w:t>
      </w:r>
      <w:r w:rsidR="00E56BD3">
        <w:rPr>
          <w:rFonts w:ascii="Arial" w:hAnsi="Arial" w:cs="Arial"/>
        </w:rPr>
        <w:t>,</w:t>
      </w:r>
      <w:r w:rsidR="00E64325">
        <w:rPr>
          <w:rFonts w:ascii="Arial" w:hAnsi="Arial" w:cs="Arial"/>
        </w:rPr>
        <w:t xml:space="preserve"> </w:t>
      </w:r>
      <w:r w:rsidR="0014091A">
        <w:rPr>
          <w:rFonts w:ascii="Arial" w:hAnsi="Arial" w:cs="Arial"/>
        </w:rPr>
        <w:t>os dados da abordagem quantitativa têm</w:t>
      </w:r>
      <w:r w:rsidR="00E64325">
        <w:rPr>
          <w:rFonts w:ascii="Arial" w:hAnsi="Arial" w:cs="Arial"/>
        </w:rPr>
        <w:t xml:space="preserve"> </w:t>
      </w:r>
      <w:r w:rsidR="00C125C7">
        <w:rPr>
          <w:rFonts w:ascii="Arial" w:hAnsi="Arial" w:cs="Arial"/>
        </w:rPr>
        <w:t>necessariamente natureza numérica, como grandezas monetárias</w:t>
      </w:r>
      <w:r w:rsidR="0014091A">
        <w:rPr>
          <w:rFonts w:ascii="Arial" w:hAnsi="Arial" w:cs="Arial"/>
        </w:rPr>
        <w:t>, físicas ou escala de atitude</w:t>
      </w:r>
      <w:r w:rsidR="00FC142F">
        <w:rPr>
          <w:rFonts w:ascii="Arial" w:hAnsi="Arial" w:cs="Arial"/>
        </w:rPr>
        <w:t>, portanto é imperativo o uso de tal método.</w:t>
      </w:r>
    </w:p>
    <w:p w14:paraId="245252ED" w14:textId="77777777" w:rsidR="007E18A0" w:rsidRDefault="00EB379D" w:rsidP="00BD61B6">
      <w:pPr>
        <w:spacing w:line="360" w:lineRule="auto"/>
        <w:ind w:firstLine="708"/>
        <w:jc w:val="both"/>
        <w:rPr>
          <w:rFonts w:ascii="Arial" w:hAnsi="Arial" w:cs="Arial"/>
        </w:rPr>
      </w:pPr>
      <w:r>
        <w:rPr>
          <w:rFonts w:ascii="Arial" w:hAnsi="Arial" w:cs="Arial"/>
        </w:rPr>
        <w:t>Go</w:t>
      </w:r>
      <w:r w:rsidR="002A7C03">
        <w:rPr>
          <w:rFonts w:ascii="Arial" w:hAnsi="Arial" w:cs="Arial"/>
        </w:rPr>
        <w:t xml:space="preserve">doy (1995) descreve o estudo de caso como um tipo de pesquisa no qual </w:t>
      </w:r>
      <w:r w:rsidR="00596AA7">
        <w:rPr>
          <w:rFonts w:ascii="Arial" w:hAnsi="Arial" w:cs="Arial"/>
        </w:rPr>
        <w:t>o objeto é uma parte que se analisa de forma profunda</w:t>
      </w:r>
      <w:r w:rsidR="00CC130D">
        <w:rPr>
          <w:rFonts w:ascii="Arial" w:hAnsi="Arial" w:cs="Arial"/>
        </w:rPr>
        <w:t xml:space="preserve">. O autor ainda acrescenta que </w:t>
      </w:r>
      <w:r w:rsidR="006D4229">
        <w:rPr>
          <w:rFonts w:ascii="Arial" w:hAnsi="Arial" w:cs="Arial"/>
        </w:rPr>
        <w:t xml:space="preserve">a estratégia do estudo de caso procura responder questões relacionada as razões e modos </w:t>
      </w:r>
      <w:r w:rsidR="002060E8">
        <w:rPr>
          <w:rFonts w:ascii="Arial" w:hAnsi="Arial" w:cs="Arial"/>
        </w:rPr>
        <w:t>sobre como certos fenômenos ocorrem e no enfoque exploratório</w:t>
      </w:r>
      <w:r w:rsidR="007E18A0">
        <w:rPr>
          <w:rFonts w:ascii="Arial" w:hAnsi="Arial" w:cs="Arial"/>
        </w:rPr>
        <w:t xml:space="preserve"> o pesquisador deve estar aberto a novas descobertas.</w:t>
      </w:r>
    </w:p>
    <w:p w14:paraId="19E62BD6" w14:textId="3381C49F" w:rsidR="009E0466" w:rsidRDefault="009E0466">
      <w:pPr>
        <w:spacing w:line="360" w:lineRule="auto"/>
        <w:rPr>
          <w:rFonts w:ascii="Arial" w:hAnsi="Arial" w:cs="Arial"/>
          <w:b/>
          <w:bCs/>
        </w:rPr>
        <w:pPrChange w:id="149" w:author="Igor Mazzeto" w:date="2023-04-30T11:20:00Z">
          <w:pPr/>
        </w:pPrChange>
      </w:pPr>
      <w:r>
        <w:rPr>
          <w:rFonts w:ascii="Arial" w:hAnsi="Arial" w:cs="Arial"/>
          <w:b/>
          <w:bCs/>
        </w:rPr>
        <w:br w:type="page"/>
      </w:r>
    </w:p>
    <w:p w14:paraId="70E8C1A3" w14:textId="2DFE8FFA" w:rsidR="009E0466" w:rsidRPr="004619EC" w:rsidRDefault="009E0466" w:rsidP="00BD61B6">
      <w:pPr>
        <w:spacing w:line="360" w:lineRule="auto"/>
        <w:jc w:val="both"/>
        <w:rPr>
          <w:rFonts w:ascii="Arial" w:hAnsi="Arial" w:cs="Arial"/>
          <w:b/>
          <w:bCs/>
        </w:rPr>
      </w:pPr>
      <w:r w:rsidRPr="004619EC">
        <w:rPr>
          <w:rFonts w:ascii="Arial" w:hAnsi="Arial" w:cs="Arial"/>
          <w:b/>
          <w:bCs/>
        </w:rPr>
        <w:lastRenderedPageBreak/>
        <w:t>4. Estudo de caso</w:t>
      </w:r>
    </w:p>
    <w:p w14:paraId="2E66D6CE" w14:textId="77777777" w:rsidR="004C01D5" w:rsidRPr="004619EC" w:rsidRDefault="004C01D5">
      <w:pPr>
        <w:spacing w:line="360" w:lineRule="auto"/>
        <w:rPr>
          <w:rFonts w:ascii="Arial" w:hAnsi="Arial" w:cs="Arial"/>
          <w:b/>
          <w:bCs/>
        </w:rPr>
        <w:pPrChange w:id="150" w:author="Igor Mazzeto" w:date="2023-04-30T11:20:00Z">
          <w:pPr/>
        </w:pPrChange>
      </w:pPr>
    </w:p>
    <w:p w14:paraId="654B7963" w14:textId="72D69D8B" w:rsidR="005C4758" w:rsidRPr="004619EC" w:rsidRDefault="005C4758">
      <w:pPr>
        <w:spacing w:line="360" w:lineRule="auto"/>
        <w:rPr>
          <w:rFonts w:ascii="Arial" w:hAnsi="Arial" w:cs="Arial"/>
          <w:b/>
          <w:bCs/>
        </w:rPr>
        <w:pPrChange w:id="151" w:author="Igor Mazzeto" w:date="2023-04-30T11:20:00Z">
          <w:pPr/>
        </w:pPrChange>
      </w:pPr>
      <w:r w:rsidRPr="004619EC">
        <w:rPr>
          <w:rFonts w:ascii="Arial" w:hAnsi="Arial" w:cs="Arial"/>
          <w:b/>
          <w:bCs/>
        </w:rPr>
        <w:t>4.1 Base de dados</w:t>
      </w:r>
    </w:p>
    <w:p w14:paraId="4E419376" w14:textId="77777777" w:rsidR="004C01D5" w:rsidRDefault="004C01D5">
      <w:pPr>
        <w:spacing w:line="360" w:lineRule="auto"/>
        <w:rPr>
          <w:rFonts w:ascii="Arial" w:hAnsi="Arial" w:cs="Arial"/>
          <w:b/>
          <w:bCs/>
        </w:rPr>
        <w:pPrChange w:id="152" w:author="Igor Mazzeto" w:date="2023-04-30T11:20:00Z">
          <w:pPr/>
        </w:pPrChange>
      </w:pPr>
    </w:p>
    <w:p w14:paraId="7C879758" w14:textId="3AF12EDF" w:rsidR="004C01D5" w:rsidRDefault="004C01D5" w:rsidP="00BD61B6">
      <w:pPr>
        <w:spacing w:line="360" w:lineRule="auto"/>
        <w:jc w:val="both"/>
        <w:rPr>
          <w:rFonts w:ascii="Arial" w:hAnsi="Arial" w:cs="Arial"/>
        </w:rPr>
      </w:pPr>
      <w:r>
        <w:rPr>
          <w:rFonts w:ascii="Arial" w:hAnsi="Arial" w:cs="Arial"/>
          <w:b/>
          <w:bCs/>
        </w:rPr>
        <w:tab/>
      </w:r>
      <w:r w:rsidR="00DA290D">
        <w:rPr>
          <w:rFonts w:ascii="Arial" w:hAnsi="Arial" w:cs="Arial"/>
        </w:rPr>
        <w:t xml:space="preserve">Conforme </w:t>
      </w:r>
      <w:r w:rsidR="00001F34">
        <w:rPr>
          <w:rFonts w:ascii="Arial" w:hAnsi="Arial" w:cs="Arial"/>
        </w:rPr>
        <w:t xml:space="preserve">descrito anteriormente, </w:t>
      </w:r>
      <w:r w:rsidR="00C51693">
        <w:rPr>
          <w:rFonts w:ascii="Arial" w:hAnsi="Arial" w:cs="Arial"/>
        </w:rPr>
        <w:t xml:space="preserve">a base de dados utilizada nessa pesquisa passou por processo de </w:t>
      </w:r>
      <w:r w:rsidR="00C51693" w:rsidRPr="00C51693">
        <w:rPr>
          <w:rFonts w:ascii="Arial" w:hAnsi="Arial" w:cs="Arial"/>
        </w:rPr>
        <w:t>avali</w:t>
      </w:r>
      <w:r w:rsidR="00C51693">
        <w:rPr>
          <w:rFonts w:ascii="Arial" w:hAnsi="Arial" w:cs="Arial"/>
        </w:rPr>
        <w:t>ação</w:t>
      </w:r>
      <w:r w:rsidR="00C51693" w:rsidRPr="00C51693">
        <w:rPr>
          <w:rFonts w:ascii="Arial" w:hAnsi="Arial" w:cs="Arial"/>
        </w:rPr>
        <w:t>, cr</w:t>
      </w:r>
      <w:r w:rsidR="00C51693">
        <w:rPr>
          <w:rFonts w:ascii="Arial" w:hAnsi="Arial" w:cs="Arial"/>
        </w:rPr>
        <w:t>ítica</w:t>
      </w:r>
      <w:r w:rsidR="00C51693" w:rsidRPr="00C51693">
        <w:rPr>
          <w:rFonts w:ascii="Arial" w:hAnsi="Arial" w:cs="Arial"/>
        </w:rPr>
        <w:t>, audit</w:t>
      </w:r>
      <w:r w:rsidR="00C51693">
        <w:rPr>
          <w:rFonts w:ascii="Arial" w:hAnsi="Arial" w:cs="Arial"/>
        </w:rPr>
        <w:t>oria</w:t>
      </w:r>
      <w:r w:rsidR="00C51693" w:rsidRPr="00C51693">
        <w:rPr>
          <w:rFonts w:ascii="Arial" w:hAnsi="Arial" w:cs="Arial"/>
        </w:rPr>
        <w:t xml:space="preserve"> e valid</w:t>
      </w:r>
      <w:r w:rsidR="00C51693">
        <w:rPr>
          <w:rFonts w:ascii="Arial" w:hAnsi="Arial" w:cs="Arial"/>
        </w:rPr>
        <w:t>ação pelos operadores do SEB e pela sociedade.</w:t>
      </w:r>
      <w:r w:rsidR="00CF4539">
        <w:rPr>
          <w:rFonts w:ascii="Arial" w:hAnsi="Arial" w:cs="Arial"/>
        </w:rPr>
        <w:t xml:space="preserve"> O conjunto está disponível </w:t>
      </w:r>
      <w:r w:rsidR="00E84ACE">
        <w:rPr>
          <w:rFonts w:ascii="Arial" w:hAnsi="Arial" w:cs="Arial"/>
        </w:rPr>
        <w:t>online no portal da reguladora (</w:t>
      </w:r>
      <w:hyperlink r:id="rId12" w:history="1">
        <w:r w:rsidR="00840455" w:rsidRPr="00FC4CE2">
          <w:rPr>
            <w:rStyle w:val="Hyperlink"/>
            <w:rFonts w:ascii="Arial" w:hAnsi="Arial" w:cs="Arial"/>
          </w:rPr>
          <w:t>https://www.gov.br/aneel/pt-br</w:t>
        </w:r>
      </w:hyperlink>
      <w:r w:rsidR="00840455">
        <w:rPr>
          <w:rFonts w:ascii="Arial" w:hAnsi="Arial" w:cs="Arial"/>
        </w:rPr>
        <w:t xml:space="preserve">), </w:t>
      </w:r>
      <w:r w:rsidR="00D16E96">
        <w:rPr>
          <w:rFonts w:ascii="Arial" w:hAnsi="Arial" w:cs="Arial"/>
        </w:rPr>
        <w:t>com todas as informações relativas à tomada de subsídio.</w:t>
      </w:r>
    </w:p>
    <w:p w14:paraId="637957C5" w14:textId="6126134E" w:rsidR="00D54808" w:rsidRDefault="00D16E96" w:rsidP="00BD61B6">
      <w:pPr>
        <w:spacing w:line="360" w:lineRule="auto"/>
        <w:jc w:val="both"/>
        <w:rPr>
          <w:rFonts w:ascii="Arial" w:hAnsi="Arial" w:cs="Arial"/>
        </w:rPr>
      </w:pPr>
      <w:r>
        <w:rPr>
          <w:rFonts w:ascii="Arial" w:hAnsi="Arial" w:cs="Arial"/>
        </w:rPr>
        <w:tab/>
      </w:r>
      <w:r w:rsidR="00DC6B54">
        <w:rPr>
          <w:rFonts w:ascii="Arial" w:hAnsi="Arial" w:cs="Arial"/>
        </w:rPr>
        <w:t xml:space="preserve">A base de dados foi disponibilizada em forma de planilha eletrônica contendo </w:t>
      </w:r>
      <w:r w:rsidR="00EA57BE">
        <w:rPr>
          <w:rFonts w:ascii="Arial" w:hAnsi="Arial" w:cs="Arial"/>
        </w:rPr>
        <w:t xml:space="preserve">125 observações (linhas) </w:t>
      </w:r>
      <w:r w:rsidR="00E07E0D">
        <w:rPr>
          <w:rFonts w:ascii="Arial" w:hAnsi="Arial" w:cs="Arial"/>
        </w:rPr>
        <w:t>e 20 colunas.</w:t>
      </w:r>
      <w:r w:rsidR="00315E4C">
        <w:rPr>
          <w:rFonts w:ascii="Arial" w:hAnsi="Arial" w:cs="Arial"/>
        </w:rPr>
        <w:t xml:space="preserve"> A planilha contempla</w:t>
      </w:r>
      <w:r w:rsidR="00D54808">
        <w:rPr>
          <w:rFonts w:ascii="Arial" w:hAnsi="Arial" w:cs="Arial"/>
        </w:rPr>
        <w:t xml:space="preserve"> as seguintes informações</w:t>
      </w:r>
      <w:r w:rsidR="004564C1">
        <w:rPr>
          <w:rFonts w:ascii="Arial" w:hAnsi="Arial" w:cs="Arial"/>
        </w:rPr>
        <w:t xml:space="preserve"> conforme descrito pela </w:t>
      </w:r>
      <w:r w:rsidR="009E4080">
        <w:rPr>
          <w:rFonts w:ascii="Arial" w:hAnsi="Arial" w:cs="Arial"/>
        </w:rPr>
        <w:t xml:space="preserve">NT </w:t>
      </w:r>
      <w:r w:rsidR="009E4080" w:rsidRPr="009E4080">
        <w:rPr>
          <w:rFonts w:ascii="Arial" w:hAnsi="Arial" w:cs="Arial"/>
        </w:rPr>
        <w:t>97/2022–SRM/ANEEL</w:t>
      </w:r>
      <w:r w:rsidR="009E4080">
        <w:rPr>
          <w:rFonts w:ascii="Arial" w:hAnsi="Arial" w:cs="Arial"/>
        </w:rPr>
        <w:t>:</w:t>
      </w:r>
    </w:p>
    <w:p w14:paraId="0A4A5338" w14:textId="6D9F66ED" w:rsidR="00D16E96"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Concessionária</w:t>
      </w:r>
    </w:p>
    <w:p w14:paraId="09EDA3EA" w14:textId="0F1BEB77" w:rsidR="00D54808"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Tipo</w:t>
      </w:r>
      <w:r w:rsidR="001405A1" w:rsidRPr="009C2394">
        <w:rPr>
          <w:rFonts w:ascii="Arial" w:hAnsi="Arial" w:cs="Arial"/>
        </w:rPr>
        <w:t xml:space="preserve"> (holding, não-licitada)</w:t>
      </w:r>
    </w:p>
    <w:p w14:paraId="07D035BF" w14:textId="79A050A7" w:rsidR="00D54808"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Ano</w:t>
      </w:r>
    </w:p>
    <w:p w14:paraId="2319DC92" w14:textId="0516FA76" w:rsidR="00D54808" w:rsidRPr="009C2394" w:rsidRDefault="00D54808" w:rsidP="00BD61B6">
      <w:pPr>
        <w:pStyle w:val="ListParagraph"/>
        <w:numPr>
          <w:ilvl w:val="0"/>
          <w:numId w:val="14"/>
        </w:numPr>
        <w:spacing w:line="360" w:lineRule="auto"/>
        <w:jc w:val="both"/>
        <w:rPr>
          <w:rFonts w:ascii="Arial" w:hAnsi="Arial" w:cs="Arial"/>
        </w:rPr>
      </w:pPr>
      <w:r w:rsidRPr="009C2394">
        <w:rPr>
          <w:rFonts w:ascii="Arial" w:hAnsi="Arial" w:cs="Arial"/>
        </w:rPr>
        <w:t>Identi</w:t>
      </w:r>
      <w:r w:rsidR="00902848" w:rsidRPr="009C2394">
        <w:rPr>
          <w:rFonts w:ascii="Arial" w:hAnsi="Arial" w:cs="Arial"/>
        </w:rPr>
        <w:t>ficação dos agentes</w:t>
      </w:r>
    </w:p>
    <w:p w14:paraId="73E9FE86" w14:textId="7EF5A7E4" w:rsidR="00902848" w:rsidRPr="009C2394" w:rsidRDefault="00902848" w:rsidP="00BD61B6">
      <w:pPr>
        <w:pStyle w:val="ListParagraph"/>
        <w:numPr>
          <w:ilvl w:val="0"/>
          <w:numId w:val="14"/>
        </w:numPr>
        <w:spacing w:line="360" w:lineRule="auto"/>
        <w:jc w:val="both"/>
        <w:rPr>
          <w:rFonts w:ascii="Arial" w:hAnsi="Arial" w:cs="Arial"/>
        </w:rPr>
      </w:pPr>
      <w:r w:rsidRPr="009C2394">
        <w:rPr>
          <w:rFonts w:ascii="Arial" w:hAnsi="Arial" w:cs="Arial"/>
        </w:rPr>
        <w:t xml:space="preserve">Custos operacionais </w:t>
      </w:r>
      <w:r w:rsidR="00582643" w:rsidRPr="009C2394">
        <w:rPr>
          <w:rFonts w:ascii="Arial" w:hAnsi="Arial" w:cs="Arial"/>
        </w:rPr>
        <w:t>contábeis</w:t>
      </w:r>
      <w:r w:rsidR="00814197" w:rsidRPr="009C2394">
        <w:rPr>
          <w:rFonts w:ascii="Arial" w:hAnsi="Arial" w:cs="Arial"/>
        </w:rPr>
        <w:t xml:space="preserve"> </w:t>
      </w:r>
      <w:r w:rsidRPr="009C2394">
        <w:rPr>
          <w:rFonts w:ascii="Arial" w:hAnsi="Arial" w:cs="Arial"/>
        </w:rPr>
        <w:t>(PMSO)</w:t>
      </w:r>
    </w:p>
    <w:p w14:paraId="068448C3" w14:textId="12E9C842" w:rsidR="00902848" w:rsidRPr="009C2394" w:rsidRDefault="00814197" w:rsidP="00BD61B6">
      <w:pPr>
        <w:pStyle w:val="ListParagraph"/>
        <w:numPr>
          <w:ilvl w:val="0"/>
          <w:numId w:val="14"/>
        </w:numPr>
        <w:spacing w:line="360" w:lineRule="auto"/>
        <w:jc w:val="both"/>
        <w:rPr>
          <w:rFonts w:ascii="Arial" w:hAnsi="Arial" w:cs="Arial"/>
        </w:rPr>
      </w:pPr>
      <w:r w:rsidRPr="009C2394">
        <w:rPr>
          <w:rFonts w:ascii="Arial" w:hAnsi="Arial" w:cs="Arial"/>
        </w:rPr>
        <w:t>Ativos físicos</w:t>
      </w:r>
    </w:p>
    <w:p w14:paraId="79E9F4AB" w14:textId="23C5D367" w:rsidR="00814197" w:rsidRPr="009C2394" w:rsidRDefault="009E11C9" w:rsidP="00BD61B6">
      <w:pPr>
        <w:pStyle w:val="ListParagraph"/>
        <w:numPr>
          <w:ilvl w:val="1"/>
          <w:numId w:val="14"/>
        </w:numPr>
        <w:spacing w:line="360" w:lineRule="auto"/>
        <w:jc w:val="both"/>
        <w:rPr>
          <w:rFonts w:ascii="Arial" w:hAnsi="Arial" w:cs="Arial"/>
        </w:rPr>
      </w:pPr>
      <w:r w:rsidRPr="009C2394">
        <w:rPr>
          <w:rFonts w:ascii="Arial" w:hAnsi="Arial" w:cs="Arial"/>
        </w:rPr>
        <w:t xml:space="preserve">Equipamentos de rede com tensionamento </w:t>
      </w:r>
      <w:r w:rsidR="00CC3745" w:rsidRPr="009C2394">
        <w:rPr>
          <w:rFonts w:ascii="Arial" w:hAnsi="Arial" w:cs="Arial"/>
        </w:rPr>
        <w:t>menor de 230 kV</w:t>
      </w:r>
    </w:p>
    <w:p w14:paraId="4444B2B2" w14:textId="0CE8DF44" w:rsidR="00CC3745" w:rsidRPr="009C2394" w:rsidRDefault="00CC3745" w:rsidP="00BD61B6">
      <w:pPr>
        <w:pStyle w:val="ListParagraph"/>
        <w:numPr>
          <w:ilvl w:val="1"/>
          <w:numId w:val="14"/>
        </w:numPr>
        <w:spacing w:line="360" w:lineRule="auto"/>
        <w:jc w:val="both"/>
        <w:rPr>
          <w:rFonts w:ascii="Arial" w:hAnsi="Arial" w:cs="Arial"/>
        </w:rPr>
      </w:pPr>
      <w:r w:rsidRPr="009C2394">
        <w:rPr>
          <w:rFonts w:ascii="Arial" w:hAnsi="Arial" w:cs="Arial"/>
        </w:rPr>
        <w:t>Equipamentos de rede com tensionamento maior de 230 kV</w:t>
      </w:r>
    </w:p>
    <w:p w14:paraId="680DEFC2" w14:textId="4D41BA18" w:rsidR="00F33621" w:rsidRPr="009C2394" w:rsidRDefault="00F33621" w:rsidP="00BD61B6">
      <w:pPr>
        <w:pStyle w:val="ListParagraph"/>
        <w:numPr>
          <w:ilvl w:val="1"/>
          <w:numId w:val="14"/>
        </w:numPr>
        <w:spacing w:line="360" w:lineRule="auto"/>
        <w:jc w:val="both"/>
        <w:rPr>
          <w:rFonts w:ascii="Arial" w:hAnsi="Arial" w:cs="Arial"/>
        </w:rPr>
      </w:pPr>
      <w:r w:rsidRPr="009C2394">
        <w:rPr>
          <w:rFonts w:ascii="Arial" w:hAnsi="Arial" w:cs="Arial"/>
        </w:rPr>
        <w:t>Equipamentos de subestação com tensionamento menor de 230 kV</w:t>
      </w:r>
    </w:p>
    <w:p w14:paraId="6CF9D484" w14:textId="0C02BA8D" w:rsidR="00F33621" w:rsidRPr="009C2394" w:rsidRDefault="00F33621" w:rsidP="00BD61B6">
      <w:pPr>
        <w:pStyle w:val="ListParagraph"/>
        <w:numPr>
          <w:ilvl w:val="1"/>
          <w:numId w:val="14"/>
        </w:numPr>
        <w:spacing w:line="360" w:lineRule="auto"/>
        <w:jc w:val="both"/>
        <w:rPr>
          <w:rFonts w:ascii="Arial" w:hAnsi="Arial" w:cs="Arial"/>
        </w:rPr>
      </w:pPr>
      <w:r w:rsidRPr="009C2394">
        <w:rPr>
          <w:rFonts w:ascii="Arial" w:hAnsi="Arial" w:cs="Arial"/>
        </w:rPr>
        <w:t>Equipamentos de subestação com tensionamento maior de 230 kV</w:t>
      </w:r>
    </w:p>
    <w:p w14:paraId="2427C776" w14:textId="2EF083A5" w:rsidR="00683003" w:rsidRPr="009C2394" w:rsidRDefault="00683003" w:rsidP="00BD61B6">
      <w:pPr>
        <w:pStyle w:val="ListParagraph"/>
        <w:numPr>
          <w:ilvl w:val="1"/>
          <w:numId w:val="14"/>
        </w:numPr>
        <w:spacing w:line="360" w:lineRule="auto"/>
        <w:jc w:val="both"/>
        <w:rPr>
          <w:rFonts w:ascii="Arial" w:hAnsi="Arial" w:cs="Arial"/>
        </w:rPr>
      </w:pPr>
      <w:r w:rsidRPr="009C2394">
        <w:rPr>
          <w:rFonts w:ascii="Arial" w:hAnsi="Arial" w:cs="Arial"/>
        </w:rPr>
        <w:t>Módulos de manobra com tensionamento menor de 230 kV</w:t>
      </w:r>
    </w:p>
    <w:p w14:paraId="6E9B3693" w14:textId="71D6588F" w:rsidR="00683003" w:rsidRPr="009C2394" w:rsidRDefault="00683003" w:rsidP="00BD61B6">
      <w:pPr>
        <w:pStyle w:val="ListParagraph"/>
        <w:numPr>
          <w:ilvl w:val="1"/>
          <w:numId w:val="14"/>
        </w:numPr>
        <w:spacing w:line="360" w:lineRule="auto"/>
        <w:jc w:val="both"/>
        <w:rPr>
          <w:rFonts w:ascii="Arial" w:hAnsi="Arial" w:cs="Arial"/>
        </w:rPr>
      </w:pPr>
      <w:r w:rsidRPr="009C2394">
        <w:rPr>
          <w:rFonts w:ascii="Arial" w:hAnsi="Arial" w:cs="Arial"/>
        </w:rPr>
        <w:t>Módulos de manobra com tensionamento maior de 230 kV</w:t>
      </w:r>
    </w:p>
    <w:p w14:paraId="287F4D9C" w14:textId="77777777" w:rsidR="00762A40" w:rsidRPr="009C2394" w:rsidRDefault="007D0AB9" w:rsidP="00BD61B6">
      <w:pPr>
        <w:pStyle w:val="ListParagraph"/>
        <w:numPr>
          <w:ilvl w:val="0"/>
          <w:numId w:val="14"/>
        </w:numPr>
        <w:spacing w:line="360" w:lineRule="auto"/>
        <w:jc w:val="both"/>
        <w:rPr>
          <w:rFonts w:ascii="Arial" w:hAnsi="Arial" w:cs="Arial"/>
        </w:rPr>
      </w:pPr>
      <w:r w:rsidRPr="009C2394">
        <w:rPr>
          <w:rFonts w:ascii="Arial" w:hAnsi="Arial" w:cs="Arial"/>
        </w:rPr>
        <w:t xml:space="preserve">Potência total </w:t>
      </w:r>
      <w:r w:rsidR="008322B4" w:rsidRPr="009C2394">
        <w:rPr>
          <w:rFonts w:ascii="Arial" w:hAnsi="Arial" w:cs="Arial"/>
        </w:rPr>
        <w:t xml:space="preserve">de equipamentos de subestação </w:t>
      </w:r>
    </w:p>
    <w:p w14:paraId="5AFDB9B8" w14:textId="07D49B02" w:rsidR="00762A40" w:rsidRPr="009C2394" w:rsidRDefault="00762A40" w:rsidP="00BD61B6">
      <w:pPr>
        <w:pStyle w:val="ListParagraph"/>
        <w:numPr>
          <w:ilvl w:val="0"/>
          <w:numId w:val="14"/>
        </w:numPr>
        <w:spacing w:line="360" w:lineRule="auto"/>
        <w:jc w:val="both"/>
        <w:rPr>
          <w:rFonts w:ascii="Arial" w:hAnsi="Arial" w:cs="Arial"/>
        </w:rPr>
      </w:pPr>
      <w:r w:rsidRPr="009C2394">
        <w:rPr>
          <w:rFonts w:ascii="Arial" w:hAnsi="Arial" w:cs="Arial"/>
        </w:rPr>
        <w:t>Potência aparente</w:t>
      </w:r>
      <w:r w:rsidR="00C83581" w:rsidRPr="009C2394">
        <w:rPr>
          <w:rFonts w:ascii="Arial" w:hAnsi="Arial" w:cs="Arial"/>
        </w:rPr>
        <w:t xml:space="preserve">: </w:t>
      </w:r>
      <w:r w:rsidR="008322B4" w:rsidRPr="009C2394">
        <w:rPr>
          <w:rFonts w:ascii="Arial" w:hAnsi="Arial" w:cs="Arial"/>
        </w:rPr>
        <w:t>MVA</w:t>
      </w:r>
    </w:p>
    <w:p w14:paraId="59FB059F" w14:textId="1A5905F8" w:rsidR="007D0AB9" w:rsidRPr="009C2394" w:rsidRDefault="00C83581" w:rsidP="00BD61B6">
      <w:pPr>
        <w:pStyle w:val="ListParagraph"/>
        <w:numPr>
          <w:ilvl w:val="0"/>
          <w:numId w:val="14"/>
        </w:numPr>
        <w:spacing w:line="360" w:lineRule="auto"/>
        <w:jc w:val="both"/>
        <w:rPr>
          <w:rFonts w:ascii="Arial" w:hAnsi="Arial" w:cs="Arial"/>
        </w:rPr>
      </w:pPr>
      <w:r w:rsidRPr="009C2394">
        <w:rPr>
          <w:rFonts w:ascii="Arial" w:hAnsi="Arial" w:cs="Arial"/>
        </w:rPr>
        <w:t xml:space="preserve">Potência reativa: </w:t>
      </w:r>
      <w:r w:rsidR="008322B4" w:rsidRPr="009C2394">
        <w:rPr>
          <w:rFonts w:ascii="Arial" w:hAnsi="Arial" w:cs="Arial"/>
        </w:rPr>
        <w:t>MVar</w:t>
      </w:r>
    </w:p>
    <w:p w14:paraId="69A4E4FC" w14:textId="4E929541" w:rsidR="00000F70" w:rsidRPr="009C2394" w:rsidRDefault="00F37A13" w:rsidP="00BD61B6">
      <w:pPr>
        <w:pStyle w:val="ListParagraph"/>
        <w:numPr>
          <w:ilvl w:val="0"/>
          <w:numId w:val="14"/>
        </w:numPr>
        <w:spacing w:line="360" w:lineRule="auto"/>
        <w:jc w:val="both"/>
        <w:rPr>
          <w:rFonts w:ascii="Arial" w:hAnsi="Arial" w:cs="Arial"/>
        </w:rPr>
      </w:pPr>
      <w:r w:rsidRPr="009C2394">
        <w:rPr>
          <w:rFonts w:ascii="Arial" w:hAnsi="Arial" w:cs="Arial"/>
        </w:rPr>
        <w:t>Indisponibilidade</w:t>
      </w:r>
      <w:r w:rsidR="00A00333" w:rsidRPr="009C2394">
        <w:rPr>
          <w:rFonts w:ascii="Arial" w:hAnsi="Arial" w:cs="Arial"/>
        </w:rPr>
        <w:t xml:space="preserve"> de </w:t>
      </w:r>
      <w:r w:rsidR="00C83581" w:rsidRPr="009C2394">
        <w:rPr>
          <w:rFonts w:ascii="Arial" w:hAnsi="Arial" w:cs="Arial"/>
        </w:rPr>
        <w:t>rede (</w:t>
      </w:r>
      <w:r w:rsidR="00762A40" w:rsidRPr="009C2394">
        <w:rPr>
          <w:rFonts w:ascii="Arial" w:hAnsi="Arial" w:cs="Arial"/>
        </w:rPr>
        <w:t>não utilizado na pesquisa)</w:t>
      </w:r>
    </w:p>
    <w:p w14:paraId="42090E27" w14:textId="2ED9A6FD" w:rsidR="00F37A13" w:rsidRPr="009C2394" w:rsidRDefault="00F37A13" w:rsidP="00BD61B6">
      <w:pPr>
        <w:pStyle w:val="ListParagraph"/>
        <w:numPr>
          <w:ilvl w:val="0"/>
          <w:numId w:val="14"/>
        </w:numPr>
        <w:spacing w:line="360" w:lineRule="auto"/>
        <w:jc w:val="both"/>
        <w:rPr>
          <w:rFonts w:ascii="Arial" w:hAnsi="Arial" w:cs="Arial"/>
        </w:rPr>
      </w:pPr>
      <w:r w:rsidRPr="009C2394">
        <w:rPr>
          <w:rFonts w:ascii="Arial" w:hAnsi="Arial" w:cs="Arial"/>
        </w:rPr>
        <w:t>Idade Média</w:t>
      </w:r>
      <w:r w:rsidR="003A2F63" w:rsidRPr="009C2394">
        <w:rPr>
          <w:rFonts w:ascii="Arial" w:hAnsi="Arial" w:cs="Arial"/>
        </w:rPr>
        <w:t xml:space="preserve"> (não utilizado na pesquisa)</w:t>
      </w:r>
    </w:p>
    <w:p w14:paraId="0EFD7FC6" w14:textId="379B38E5" w:rsidR="00F37A13" w:rsidRPr="009C2394" w:rsidRDefault="00A00333" w:rsidP="00BD61B6">
      <w:pPr>
        <w:pStyle w:val="ListParagraph"/>
        <w:numPr>
          <w:ilvl w:val="0"/>
          <w:numId w:val="14"/>
        </w:numPr>
        <w:spacing w:line="360" w:lineRule="auto"/>
        <w:jc w:val="both"/>
        <w:rPr>
          <w:rFonts w:ascii="Arial" w:hAnsi="Arial" w:cs="Arial"/>
        </w:rPr>
      </w:pPr>
      <w:r w:rsidRPr="009C2394">
        <w:rPr>
          <w:rFonts w:ascii="Arial" w:hAnsi="Arial" w:cs="Arial"/>
        </w:rPr>
        <w:t>Adversidade</w:t>
      </w:r>
      <w:r w:rsidR="003A2F63" w:rsidRPr="009C2394">
        <w:rPr>
          <w:rFonts w:ascii="Arial" w:hAnsi="Arial" w:cs="Arial"/>
        </w:rPr>
        <w:t xml:space="preserve"> (não utilizado na pesquisa)</w:t>
      </w:r>
    </w:p>
    <w:p w14:paraId="1076755C" w14:textId="3F54574C" w:rsidR="00A00333" w:rsidRPr="009C2394" w:rsidRDefault="00A00333" w:rsidP="00BD61B6">
      <w:pPr>
        <w:pStyle w:val="ListParagraph"/>
        <w:numPr>
          <w:ilvl w:val="0"/>
          <w:numId w:val="14"/>
        </w:numPr>
        <w:spacing w:line="360" w:lineRule="auto"/>
        <w:jc w:val="both"/>
        <w:rPr>
          <w:rFonts w:ascii="Arial" w:hAnsi="Arial" w:cs="Arial"/>
        </w:rPr>
      </w:pPr>
      <w:r w:rsidRPr="009C2394">
        <w:rPr>
          <w:rFonts w:ascii="Arial" w:hAnsi="Arial" w:cs="Arial"/>
        </w:rPr>
        <w:t>Resultados do modelo de DEA (</w:t>
      </w:r>
      <w:r w:rsidR="003A2F63" w:rsidRPr="009C2394">
        <w:rPr>
          <w:rFonts w:ascii="Arial" w:hAnsi="Arial" w:cs="Arial"/>
        </w:rPr>
        <w:t>4 campos não utilizados na pesquisa)</w:t>
      </w:r>
    </w:p>
    <w:p w14:paraId="078C4C3F" w14:textId="77777777" w:rsidR="004C01D5" w:rsidRDefault="004C01D5" w:rsidP="00BD61B6">
      <w:pPr>
        <w:spacing w:line="360" w:lineRule="auto"/>
        <w:rPr>
          <w:rFonts w:ascii="Arial" w:hAnsi="Arial" w:cs="Arial"/>
          <w:b/>
          <w:bCs/>
        </w:rPr>
      </w:pPr>
    </w:p>
    <w:p w14:paraId="702EE80D" w14:textId="77777777" w:rsidR="004C01D5" w:rsidRDefault="004C01D5">
      <w:pPr>
        <w:spacing w:line="360" w:lineRule="auto"/>
        <w:rPr>
          <w:rFonts w:ascii="Arial" w:hAnsi="Arial" w:cs="Arial"/>
          <w:b/>
          <w:bCs/>
        </w:rPr>
        <w:pPrChange w:id="153" w:author="Igor Mazzeto" w:date="2023-04-30T11:20:00Z">
          <w:pPr/>
        </w:pPrChange>
      </w:pPr>
    </w:p>
    <w:p w14:paraId="5CA43CE4" w14:textId="3E97A922" w:rsidR="002775F3" w:rsidRDefault="00382E4B" w:rsidP="00BD61B6">
      <w:pPr>
        <w:spacing w:line="360" w:lineRule="auto"/>
        <w:ind w:firstLine="706"/>
        <w:jc w:val="both"/>
        <w:rPr>
          <w:rFonts w:ascii="Arial" w:hAnsi="Arial" w:cs="Arial"/>
        </w:rPr>
      </w:pPr>
      <w:r>
        <w:rPr>
          <w:rFonts w:ascii="Arial" w:hAnsi="Arial" w:cs="Arial"/>
        </w:rPr>
        <w:lastRenderedPageBreak/>
        <w:t xml:space="preserve">Na NT </w:t>
      </w:r>
      <w:r w:rsidRPr="009E4080">
        <w:rPr>
          <w:rFonts w:ascii="Arial" w:hAnsi="Arial" w:cs="Arial"/>
        </w:rPr>
        <w:t>97/2022–SRM/ANEEL</w:t>
      </w:r>
      <w:r>
        <w:rPr>
          <w:rFonts w:ascii="Arial" w:hAnsi="Arial" w:cs="Arial"/>
        </w:rPr>
        <w:t xml:space="preserve"> </w:t>
      </w:r>
      <w:del w:id="154" w:author="Marcelo COsta" w:date="2023-04-26T09:43:00Z">
        <w:r w:rsidDel="00C857BA">
          <w:rPr>
            <w:rFonts w:ascii="Arial" w:hAnsi="Arial" w:cs="Arial"/>
          </w:rPr>
          <w:delText xml:space="preserve">a </w:delText>
        </w:r>
      </w:del>
      <w:ins w:id="155" w:author="Marcelo COsta" w:date="2023-04-26T09:43:00Z">
        <w:r w:rsidR="00C857BA">
          <w:rPr>
            <w:rFonts w:ascii="Arial" w:hAnsi="Arial" w:cs="Arial"/>
          </w:rPr>
          <w:t xml:space="preserve">o </w:t>
        </w:r>
      </w:ins>
      <w:r>
        <w:rPr>
          <w:rFonts w:ascii="Arial" w:hAnsi="Arial" w:cs="Arial"/>
        </w:rPr>
        <w:t>regulador</w:t>
      </w:r>
      <w:del w:id="156" w:author="Marcelo COsta" w:date="2023-04-26T09:43:00Z">
        <w:r w:rsidDel="00C857BA">
          <w:rPr>
            <w:rFonts w:ascii="Arial" w:hAnsi="Arial" w:cs="Arial"/>
          </w:rPr>
          <w:delText>a</w:delText>
        </w:r>
      </w:del>
      <w:r>
        <w:rPr>
          <w:rFonts w:ascii="Arial" w:hAnsi="Arial" w:cs="Arial"/>
        </w:rPr>
        <w:t xml:space="preserve"> explicita que </w:t>
      </w:r>
      <w:r w:rsidRPr="00382E4B">
        <w:rPr>
          <w:rFonts w:ascii="Arial" w:hAnsi="Arial" w:cs="Arial"/>
        </w:rPr>
        <w:t>foram</w:t>
      </w:r>
      <w:r>
        <w:rPr>
          <w:rFonts w:ascii="Arial" w:hAnsi="Arial" w:cs="Arial"/>
        </w:rPr>
        <w:t xml:space="preserve"> </w:t>
      </w:r>
      <w:r w:rsidRPr="00382E4B">
        <w:rPr>
          <w:rFonts w:ascii="Arial" w:hAnsi="Arial" w:cs="Arial"/>
        </w:rPr>
        <w:t>identificadas e agrupadas as empresas que efetivamente realizam algum</w:t>
      </w:r>
      <w:r>
        <w:rPr>
          <w:rFonts w:ascii="Arial" w:hAnsi="Arial" w:cs="Arial"/>
        </w:rPr>
        <w:t xml:space="preserve"> </w:t>
      </w:r>
      <w:r w:rsidRPr="00382E4B">
        <w:rPr>
          <w:rFonts w:ascii="Arial" w:hAnsi="Arial" w:cs="Arial"/>
        </w:rPr>
        <w:t xml:space="preserve">tipo de compartilhamento operacional. </w:t>
      </w:r>
      <w:r>
        <w:rPr>
          <w:rFonts w:ascii="Arial" w:hAnsi="Arial" w:cs="Arial"/>
        </w:rPr>
        <w:t xml:space="preserve">A </w:t>
      </w:r>
      <w:r w:rsidRPr="00382E4B">
        <w:rPr>
          <w:rFonts w:ascii="Arial" w:hAnsi="Arial" w:cs="Arial"/>
        </w:rPr>
        <w:t>estratégia tem por objetivo mitigar potenciais inconsistências na alocação de custos em algumas</w:t>
      </w:r>
      <w:r>
        <w:rPr>
          <w:rFonts w:ascii="Arial" w:hAnsi="Arial" w:cs="Arial"/>
        </w:rPr>
        <w:t xml:space="preserve"> </w:t>
      </w:r>
      <w:r w:rsidRPr="00382E4B">
        <w:rPr>
          <w:rFonts w:ascii="Arial" w:hAnsi="Arial" w:cs="Arial"/>
        </w:rPr>
        <w:t>transmissoras e</w:t>
      </w:r>
      <w:r>
        <w:rPr>
          <w:rFonts w:ascii="Arial" w:hAnsi="Arial" w:cs="Arial"/>
        </w:rPr>
        <w:t xml:space="preserve"> Sociedades</w:t>
      </w:r>
      <w:r w:rsidRPr="00382E4B">
        <w:rPr>
          <w:rFonts w:ascii="Arial" w:hAnsi="Arial" w:cs="Arial"/>
        </w:rPr>
        <w:t xml:space="preserve"> de Propósito Específico – SPE que </w:t>
      </w:r>
      <w:r w:rsidR="002F5C93" w:rsidRPr="00382E4B">
        <w:rPr>
          <w:rFonts w:ascii="Arial" w:hAnsi="Arial" w:cs="Arial"/>
        </w:rPr>
        <w:t>pertencem</w:t>
      </w:r>
      <w:r w:rsidRPr="00382E4B">
        <w:rPr>
          <w:rFonts w:ascii="Arial" w:hAnsi="Arial" w:cs="Arial"/>
        </w:rPr>
        <w:t xml:space="preserve"> ao mesmo grupo econômico e</w:t>
      </w:r>
      <w:r>
        <w:rPr>
          <w:rFonts w:ascii="Arial" w:hAnsi="Arial" w:cs="Arial"/>
        </w:rPr>
        <w:t xml:space="preserve"> </w:t>
      </w:r>
      <w:r w:rsidRPr="00382E4B">
        <w:rPr>
          <w:rFonts w:ascii="Arial" w:hAnsi="Arial" w:cs="Arial"/>
        </w:rPr>
        <w:t>eventualmente compartilham custos</w:t>
      </w:r>
      <w:r w:rsidR="00EC6FA1">
        <w:rPr>
          <w:rFonts w:ascii="Arial" w:hAnsi="Arial" w:cs="Arial"/>
        </w:rPr>
        <w:t xml:space="preserve">. Esse agrupamento </w:t>
      </w:r>
      <w:r w:rsidR="0063358F">
        <w:rPr>
          <w:rFonts w:ascii="Arial" w:hAnsi="Arial" w:cs="Arial"/>
        </w:rPr>
        <w:t xml:space="preserve">é importante de se ressaltar pois pode trazer distorções nos dados uma vez que, agrupamentos ou holdings artificiais </w:t>
      </w:r>
      <w:r w:rsidR="00CE77E0">
        <w:rPr>
          <w:rFonts w:ascii="Arial" w:hAnsi="Arial" w:cs="Arial"/>
        </w:rPr>
        <w:t>trazem assimetrias entre agentes que pouco tem semelhanças</w:t>
      </w:r>
      <w:r w:rsidR="00CC55B6">
        <w:rPr>
          <w:rFonts w:ascii="Arial" w:hAnsi="Arial" w:cs="Arial"/>
        </w:rPr>
        <w:t xml:space="preserve"> em termos de custo, ativos físicos e potência de equipamentos.</w:t>
      </w:r>
      <w:r w:rsidR="006F14CC">
        <w:rPr>
          <w:rFonts w:ascii="Arial" w:hAnsi="Arial" w:cs="Arial"/>
        </w:rPr>
        <w:t xml:space="preserve"> Outro ponto, é que </w:t>
      </w:r>
      <w:del w:id="157" w:author="Marcelo COsta" w:date="2023-04-26T09:44:00Z">
        <w:r w:rsidR="006F14CC" w:rsidDel="00B944D8">
          <w:rPr>
            <w:rFonts w:ascii="Arial" w:hAnsi="Arial" w:cs="Arial"/>
          </w:rPr>
          <w:delText xml:space="preserve">a </w:delText>
        </w:r>
      </w:del>
      <w:ins w:id="158" w:author="Marcelo COsta" w:date="2023-04-26T09:44:00Z">
        <w:r w:rsidR="00B944D8">
          <w:rPr>
            <w:rFonts w:ascii="Arial" w:hAnsi="Arial" w:cs="Arial"/>
          </w:rPr>
          <w:t xml:space="preserve">o </w:t>
        </w:r>
      </w:ins>
      <w:r w:rsidR="006F14CC">
        <w:rPr>
          <w:rFonts w:ascii="Arial" w:hAnsi="Arial" w:cs="Arial"/>
        </w:rPr>
        <w:t>regulador</w:t>
      </w:r>
      <w:del w:id="159" w:author="Marcelo COsta" w:date="2023-04-26T09:44:00Z">
        <w:r w:rsidR="006F14CC" w:rsidDel="00B944D8">
          <w:rPr>
            <w:rFonts w:ascii="Arial" w:hAnsi="Arial" w:cs="Arial"/>
          </w:rPr>
          <w:delText>a</w:delText>
        </w:r>
      </w:del>
      <w:r w:rsidR="006F14CC">
        <w:rPr>
          <w:rFonts w:ascii="Arial" w:hAnsi="Arial" w:cs="Arial"/>
        </w:rPr>
        <w:t xml:space="preserve"> eliminou da consolidação final de dados </w:t>
      </w:r>
      <w:r w:rsidR="00035ABC">
        <w:rPr>
          <w:rFonts w:ascii="Arial" w:hAnsi="Arial" w:cs="Arial"/>
        </w:rPr>
        <w:t>com P</w:t>
      </w:r>
      <w:r w:rsidR="00035ABC" w:rsidRPr="00035ABC">
        <w:rPr>
          <w:rFonts w:ascii="Arial" w:hAnsi="Arial" w:cs="Arial"/>
        </w:rPr>
        <w:t xml:space="preserve">MSO negativo, PMSO nulo e </w:t>
      </w:r>
      <w:r w:rsidR="00035ABC">
        <w:rPr>
          <w:rFonts w:ascii="Arial" w:hAnsi="Arial" w:cs="Arial"/>
        </w:rPr>
        <w:t>sem</w:t>
      </w:r>
      <w:r w:rsidR="00035ABC" w:rsidRPr="00035ABC">
        <w:rPr>
          <w:rFonts w:ascii="Arial" w:hAnsi="Arial" w:cs="Arial"/>
        </w:rPr>
        <w:t xml:space="preserve"> </w:t>
      </w:r>
      <w:r w:rsidR="00035ABC">
        <w:rPr>
          <w:rFonts w:ascii="Arial" w:hAnsi="Arial" w:cs="Arial"/>
        </w:rPr>
        <w:t>p</w:t>
      </w:r>
      <w:r w:rsidR="00035ABC" w:rsidRPr="00035ABC">
        <w:rPr>
          <w:rFonts w:ascii="Arial" w:hAnsi="Arial" w:cs="Arial"/>
        </w:rPr>
        <w:t>rodutos</w:t>
      </w:r>
      <w:r w:rsidR="00035ABC">
        <w:rPr>
          <w:rFonts w:ascii="Arial" w:hAnsi="Arial" w:cs="Arial"/>
        </w:rPr>
        <w:t>.</w:t>
      </w:r>
      <w:r w:rsidR="00853332">
        <w:rPr>
          <w:rFonts w:ascii="Arial" w:hAnsi="Arial" w:cs="Arial"/>
        </w:rPr>
        <w:t xml:space="preserve"> Dessa forma, na base de dados constam </w:t>
      </w:r>
      <w:r w:rsidR="007233F0">
        <w:rPr>
          <w:rFonts w:ascii="Arial" w:hAnsi="Arial" w:cs="Arial"/>
        </w:rPr>
        <w:t>28 agrupamentos de concessionárias.</w:t>
      </w:r>
    </w:p>
    <w:p w14:paraId="1B8C657B" w14:textId="77777777" w:rsidR="009C2394" w:rsidRDefault="009C2394" w:rsidP="00BD61B6">
      <w:pPr>
        <w:spacing w:line="360" w:lineRule="auto"/>
        <w:ind w:firstLine="706"/>
        <w:jc w:val="both"/>
        <w:rPr>
          <w:rFonts w:ascii="Arial" w:hAnsi="Arial" w:cs="Arial"/>
        </w:rPr>
      </w:pPr>
    </w:p>
    <w:p w14:paraId="08273523" w14:textId="2663C5B3" w:rsidR="005C4758" w:rsidRDefault="005C4758" w:rsidP="00BD61B6">
      <w:pPr>
        <w:spacing w:line="360" w:lineRule="auto"/>
        <w:jc w:val="both"/>
        <w:rPr>
          <w:rFonts w:ascii="Arial" w:hAnsi="Arial" w:cs="Arial"/>
          <w:b/>
          <w:bCs/>
        </w:rPr>
      </w:pPr>
      <w:r>
        <w:rPr>
          <w:rFonts w:ascii="Arial" w:hAnsi="Arial" w:cs="Arial"/>
          <w:b/>
          <w:bCs/>
        </w:rPr>
        <w:t>4.2 Descrição dos dados</w:t>
      </w:r>
    </w:p>
    <w:p w14:paraId="41CE2D4A" w14:textId="77777777" w:rsidR="00545697" w:rsidRDefault="00545697" w:rsidP="00BD61B6">
      <w:pPr>
        <w:spacing w:line="360" w:lineRule="auto"/>
        <w:jc w:val="both"/>
        <w:rPr>
          <w:rFonts w:ascii="Arial" w:hAnsi="Arial" w:cs="Arial"/>
          <w:b/>
          <w:bCs/>
        </w:rPr>
      </w:pPr>
    </w:p>
    <w:p w14:paraId="6D6036DA" w14:textId="77777777" w:rsidR="00533BF8" w:rsidRDefault="00533BF8" w:rsidP="00BD61B6">
      <w:pPr>
        <w:spacing w:line="360" w:lineRule="auto"/>
        <w:jc w:val="both"/>
        <w:rPr>
          <w:rFonts w:ascii="Arial" w:hAnsi="Arial" w:cs="Arial"/>
          <w:b/>
          <w:bCs/>
        </w:rPr>
      </w:pPr>
      <w:r>
        <w:rPr>
          <w:rFonts w:ascii="Arial" w:hAnsi="Arial" w:cs="Arial"/>
          <w:b/>
          <w:bCs/>
        </w:rPr>
        <w:t>4.2.1 Estatísticas descritivas</w:t>
      </w:r>
    </w:p>
    <w:p w14:paraId="6BB725DA" w14:textId="77777777" w:rsidR="002572BA" w:rsidRDefault="002572BA" w:rsidP="00BD61B6">
      <w:pPr>
        <w:spacing w:line="360" w:lineRule="auto"/>
        <w:jc w:val="both"/>
        <w:rPr>
          <w:rFonts w:ascii="Arial" w:hAnsi="Arial" w:cs="Arial"/>
          <w:b/>
          <w:bCs/>
        </w:rPr>
      </w:pPr>
    </w:p>
    <w:p w14:paraId="5934AA2E" w14:textId="5B438244" w:rsidR="002572BA" w:rsidRPr="009C2394" w:rsidRDefault="002572BA" w:rsidP="00BD61B6">
      <w:pPr>
        <w:spacing w:line="360" w:lineRule="auto"/>
        <w:ind w:firstLine="708"/>
        <w:jc w:val="both"/>
        <w:rPr>
          <w:rFonts w:ascii="Arial" w:hAnsi="Arial" w:cs="Arial"/>
        </w:rPr>
      </w:pPr>
      <w:r w:rsidRPr="009C2394">
        <w:rPr>
          <w:rFonts w:ascii="Arial" w:hAnsi="Arial" w:cs="Arial"/>
        </w:rPr>
        <w:t xml:space="preserve">Abaixo temos as descrições das variáveis estudadas. Para fins de facilitar a visualização de informações, foi </w:t>
      </w:r>
      <w:r w:rsidR="00AF1AA7" w:rsidRPr="009C2394">
        <w:rPr>
          <w:rFonts w:ascii="Arial" w:hAnsi="Arial" w:cs="Arial"/>
        </w:rPr>
        <w:t>utilizada uma forma reduzida de atribuição enumerando as variáveis de 1 a 8 de acordo com o coeficiente de determinação (</w:t>
      </w:r>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oMath>
      <w:r w:rsidR="00AF1AA7" w:rsidRPr="009C2394">
        <w:rPr>
          <w:rFonts w:ascii="Arial" w:hAnsi="Arial" w:cs="Arial"/>
        </w:rPr>
        <w:t xml:space="preserve">) ordenado de maior para menor obtido por meio de modelo de regressão linear </w:t>
      </w:r>
      <w:ins w:id="160" w:author="Igor Mazzeto" w:date="2023-04-29T15:17:00Z">
        <w:r w:rsidR="00C9209A">
          <w:rPr>
            <w:rFonts w:ascii="Arial" w:hAnsi="Arial" w:cs="Arial"/>
          </w:rPr>
          <w:t xml:space="preserve">multivariado </w:t>
        </w:r>
      </w:ins>
      <w:commentRangeStart w:id="161"/>
      <w:commentRangeStart w:id="162"/>
      <w:del w:id="163" w:author="Igor Mazzeto" w:date="2023-04-29T15:17:00Z">
        <w:r w:rsidR="00AF1AA7" w:rsidRPr="009C2394" w:rsidDel="00C9209A">
          <w:rPr>
            <w:rFonts w:ascii="Arial" w:hAnsi="Arial" w:cs="Arial"/>
          </w:rPr>
          <w:delText>multivariado</w:delText>
        </w:r>
        <w:commentRangeEnd w:id="161"/>
        <w:r w:rsidR="00DB09F8" w:rsidDel="00C9209A">
          <w:rPr>
            <w:rStyle w:val="CommentReference"/>
          </w:rPr>
          <w:commentReference w:id="161"/>
        </w:r>
        <w:commentRangeEnd w:id="162"/>
        <w:r w:rsidR="00C9209A" w:rsidDel="00C9209A">
          <w:rPr>
            <w:rStyle w:val="CommentReference"/>
          </w:rPr>
          <w:commentReference w:id="162"/>
        </w:r>
        <w:r w:rsidR="00AF1AA7" w:rsidRPr="009C2394" w:rsidDel="00C9209A">
          <w:rPr>
            <w:rFonts w:ascii="Arial" w:hAnsi="Arial" w:cs="Arial"/>
          </w:rPr>
          <w:delText xml:space="preserve"> </w:delText>
        </w:r>
      </w:del>
      <w:r w:rsidR="00AF1AA7" w:rsidRPr="009C2394">
        <w:rPr>
          <w:rFonts w:ascii="Arial" w:hAnsi="Arial" w:cs="Arial"/>
        </w:rPr>
        <w:t>previamente realizado para exploração de dados:</w:t>
      </w:r>
    </w:p>
    <w:p w14:paraId="0E948E82" w14:textId="77777777" w:rsidR="002572BA" w:rsidRPr="009C2394" w:rsidRDefault="002572BA" w:rsidP="00BD61B6">
      <w:pPr>
        <w:spacing w:line="360" w:lineRule="auto"/>
        <w:jc w:val="both"/>
        <w:rPr>
          <w:rFonts w:ascii="Arial" w:hAnsi="Arial" w:cs="Arial"/>
        </w:rPr>
      </w:pPr>
    </w:p>
    <w:p w14:paraId="1B318245" w14:textId="3D07D13A" w:rsidR="00DE42C1" w:rsidRPr="00DE42C1" w:rsidRDefault="00000000" w:rsidP="00BD61B6">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r>
          <w:rPr>
            <w:rFonts w:ascii="Cambria Math" w:eastAsiaTheme="minorEastAsia" w:hAnsi="Cambria Math" w:cs="Arial"/>
          </w:rPr>
          <m:t xml:space="preserve"> Extensão de equipamentos de rede com tensionamento maior de 230 kV</m:t>
        </m:r>
      </m:oMath>
      <w:r w:rsidR="00AE0A17">
        <w:rPr>
          <w:rFonts w:ascii="Arial" w:eastAsiaTheme="minorEastAsia" w:hAnsi="Arial" w:cs="Arial"/>
        </w:rPr>
        <w:t xml:space="preserve"> </w:t>
      </w:r>
    </w:p>
    <w:p w14:paraId="59E99A1E" w14:textId="05A8D057"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Módulos de manobra com tensão igual ou superior a 230 kV</m:t>
          </m:r>
        </m:oMath>
      </m:oMathPara>
    </w:p>
    <w:p w14:paraId="71CA5FA4" w14:textId="3AF17328"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 xml:space="preserve">: Equipamentos de rede com tensionamento maior de 230 kV </m:t>
          </m:r>
        </m:oMath>
      </m:oMathPara>
    </w:p>
    <w:p w14:paraId="7BC4023F" w14:textId="27C72BF2" w:rsidR="00DE42C1" w:rsidRPr="00DE42C1" w:rsidRDefault="00000000" w:rsidP="00BD61B6">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 Potência aparente total, em MVA, de equipamentos de subestação</m:t>
        </m:r>
      </m:oMath>
      <w:r w:rsidR="00AE0A17">
        <w:rPr>
          <w:rFonts w:ascii="Arial" w:eastAsiaTheme="minorEastAsia" w:hAnsi="Arial" w:cs="Arial"/>
        </w:rPr>
        <w:t xml:space="preserve"> </w:t>
      </w:r>
    </w:p>
    <w:p w14:paraId="29972BD7" w14:textId="47E2CD49"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m:t>
          </m:r>
          <m:r>
            <w:rPr>
              <w:rFonts w:ascii="Cambria Math" w:eastAsiaTheme="minorEastAsia" w:hAnsi="Cambria Math" w:cs="Arial"/>
            </w:rPr>
            <m:t xml:space="preserve"> Potência reativa total, em Mvar, de equipamentos de subestação</m:t>
          </m:r>
        </m:oMath>
      </m:oMathPara>
    </w:p>
    <w:p w14:paraId="2779A1D0" w14:textId="77440AE3" w:rsidR="00DE42C1"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 Equipamentos de subestação com tensão inferior a 230 kV</m:t>
          </m:r>
        </m:oMath>
      </m:oMathPara>
    </w:p>
    <w:p w14:paraId="6AAC0024" w14:textId="01692209" w:rsidR="001A49EA" w:rsidRPr="00DE42C1" w:rsidRDefault="00000000" w:rsidP="00BD61B6">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r>
            <w:rPr>
              <w:rFonts w:ascii="Cambria Math" w:hAnsi="Cambria Math" w:cs="Arial"/>
            </w:rPr>
            <m:t>: Módulos de manobra com tensão inferior a 230 kV</m:t>
          </m:r>
        </m:oMath>
      </m:oMathPara>
    </w:p>
    <w:p w14:paraId="32F23257" w14:textId="587DFA1B" w:rsidR="002572BA" w:rsidRDefault="00000000" w:rsidP="00BD61B6">
      <w:pPr>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r>
          <w:rPr>
            <w:rFonts w:ascii="Cambria Math" w:hAnsi="Cambria Math" w:cs="Arial"/>
          </w:rPr>
          <m:t xml:space="preserve">: </m:t>
        </m:r>
        <m:r>
          <w:rPr>
            <w:rFonts w:ascii="Cambria Math" w:eastAsiaTheme="minorEastAsia" w:hAnsi="Cambria Math" w:cs="Arial"/>
          </w:rPr>
          <m:t>Extensão de equipamentos de rede com tensionamento maior de 230 kV</m:t>
        </m:r>
      </m:oMath>
      <w:r w:rsidR="002572BA">
        <w:rPr>
          <w:rFonts w:ascii="Arial" w:eastAsiaTheme="minorEastAsia" w:hAnsi="Arial" w:cs="Arial"/>
        </w:rPr>
        <w:t xml:space="preserve"> </w:t>
      </w:r>
    </w:p>
    <w:p w14:paraId="34B21250" w14:textId="77777777" w:rsidR="00AF1AA7" w:rsidRDefault="00AF1AA7" w:rsidP="00BD61B6">
      <w:pPr>
        <w:spacing w:line="360" w:lineRule="auto"/>
        <w:jc w:val="both"/>
        <w:rPr>
          <w:rFonts w:ascii="Arial" w:eastAsiaTheme="minorEastAsia" w:hAnsi="Arial" w:cs="Arial"/>
        </w:rPr>
      </w:pPr>
    </w:p>
    <w:p w14:paraId="682D2E6C" w14:textId="4044E403" w:rsidR="00AF1AA7" w:rsidRPr="00DE42C1" w:rsidRDefault="00AF1AA7" w:rsidP="00BD61B6">
      <w:pPr>
        <w:spacing w:line="360" w:lineRule="auto"/>
        <w:jc w:val="both"/>
        <w:rPr>
          <w:rFonts w:ascii="Arial" w:hAnsi="Arial" w:cs="Arial"/>
        </w:rPr>
      </w:pPr>
      <w:r>
        <w:rPr>
          <w:rFonts w:ascii="Arial" w:eastAsiaTheme="minorEastAsia" w:hAnsi="Arial" w:cs="Arial"/>
        </w:rPr>
        <w:lastRenderedPageBreak/>
        <w:tab/>
        <w:t>Abaixo temos as principais medidas de estatística descritiva para as variáveis dependentes e independentes utilizadas no estudo</w:t>
      </w:r>
      <w:r w:rsidR="006F2769">
        <w:rPr>
          <w:rFonts w:ascii="Arial" w:eastAsiaTheme="minorEastAsia" w:hAnsi="Arial" w:cs="Arial"/>
        </w:rPr>
        <w:t>:</w:t>
      </w:r>
    </w:p>
    <w:p w14:paraId="3E89955B" w14:textId="2117435B" w:rsidR="4927597A" w:rsidRPr="004664CE" w:rsidRDefault="4927597A" w:rsidP="00BD61B6">
      <w:pPr>
        <w:spacing w:line="360" w:lineRule="auto"/>
        <w:jc w:val="both"/>
        <w:rPr>
          <w:rFonts w:ascii="Arial" w:hAnsi="Arial" w:cs="Arial"/>
        </w:rPr>
      </w:pPr>
    </w:p>
    <w:p w14:paraId="691563E1" w14:textId="42FA4FD5" w:rsidR="00FF746C" w:rsidRPr="00185638" w:rsidRDefault="00FF746C" w:rsidP="00BD61B6">
      <w:pPr>
        <w:pStyle w:val="Caption"/>
        <w:keepNext/>
        <w:spacing w:after="0" w:line="360" w:lineRule="auto"/>
        <w:jc w:val="center"/>
        <w:rPr>
          <w:rFonts w:ascii="Arial" w:hAnsi="Arial" w:cs="Arial"/>
          <w:i w:val="0"/>
          <w:iCs w:val="0"/>
          <w:color w:val="000000" w:themeColor="text1"/>
          <w:sz w:val="20"/>
          <w:szCs w:val="20"/>
        </w:rPr>
      </w:pPr>
      <w:commentRangeStart w:id="164"/>
      <w:r w:rsidRPr="00185638">
        <w:rPr>
          <w:rFonts w:ascii="Arial" w:hAnsi="Arial" w:cs="Arial"/>
          <w:i w:val="0"/>
          <w:iCs w:val="0"/>
          <w:color w:val="000000" w:themeColor="text1"/>
          <w:sz w:val="20"/>
          <w:szCs w:val="20"/>
        </w:rPr>
        <w:t xml:space="preserve">Tabela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Tabela \* ARABIC </w:instrText>
      </w:r>
      <w:r w:rsidRPr="00185638">
        <w:rPr>
          <w:rFonts w:ascii="Arial" w:hAnsi="Arial" w:cs="Arial"/>
          <w:i w:val="0"/>
          <w:iCs w:val="0"/>
          <w:color w:val="000000" w:themeColor="text1"/>
          <w:sz w:val="20"/>
          <w:szCs w:val="20"/>
        </w:rPr>
        <w:fldChar w:fldCharType="separate"/>
      </w:r>
      <w:r w:rsidR="00A635C3">
        <w:rPr>
          <w:rFonts w:ascii="Arial" w:hAnsi="Arial" w:cs="Arial"/>
          <w:i w:val="0"/>
          <w:iCs w:val="0"/>
          <w:noProof/>
          <w:color w:val="000000" w:themeColor="text1"/>
          <w:sz w:val="20"/>
          <w:szCs w:val="20"/>
        </w:rPr>
        <w:t>1</w:t>
      </w:r>
      <w:r w:rsidRPr="00185638">
        <w:rPr>
          <w:rFonts w:ascii="Arial" w:hAnsi="Arial" w:cs="Arial"/>
          <w:i w:val="0"/>
          <w:iCs w:val="0"/>
          <w:color w:val="000000" w:themeColor="text1"/>
          <w:sz w:val="20"/>
          <w:szCs w:val="20"/>
        </w:rPr>
        <w:fldChar w:fldCharType="end"/>
      </w:r>
      <w:ins w:id="165" w:author="Marcelo COsta" w:date="2023-04-26T09:45:00Z">
        <w:r w:rsidR="00DB09F8">
          <w:rPr>
            <w:rFonts w:ascii="Arial" w:hAnsi="Arial" w:cs="Arial"/>
            <w:i w:val="0"/>
            <w:iCs w:val="0"/>
            <w:color w:val="000000" w:themeColor="text1"/>
            <w:sz w:val="20"/>
            <w:szCs w:val="20"/>
          </w:rPr>
          <w:t>. Estatísticas descritivas das variáveis dependente e independentes.</w:t>
        </w:r>
        <w:commentRangeEnd w:id="164"/>
        <w:r w:rsidR="00DB09F8">
          <w:rPr>
            <w:rStyle w:val="CommentReference"/>
            <w:i w:val="0"/>
            <w:iCs w:val="0"/>
            <w:color w:val="auto"/>
          </w:rPr>
          <w:commentReference w:id="164"/>
        </w:r>
      </w:ins>
    </w:p>
    <w:p w14:paraId="473AD4BF" w14:textId="25BD992C" w:rsidR="00865F30" w:rsidRDefault="007A5199" w:rsidP="00BD61B6">
      <w:pPr>
        <w:spacing w:line="360" w:lineRule="auto"/>
        <w:jc w:val="center"/>
        <w:rPr>
          <w:rFonts w:ascii="Arial" w:hAnsi="Arial" w:cs="Arial"/>
          <w:lang w:val="en-US"/>
        </w:rPr>
      </w:pPr>
      <w:r>
        <w:rPr>
          <w:rFonts w:ascii="Arial" w:hAnsi="Arial" w:cs="Arial"/>
          <w:noProof/>
          <w:lang w:val="en-US"/>
        </w:rPr>
        <w:drawing>
          <wp:inline distT="0" distB="0" distL="0" distR="0" wp14:anchorId="75A9F49D" wp14:editId="45D11923">
            <wp:extent cx="5395049" cy="1177033"/>
            <wp:effectExtent l="0" t="0" r="2540" b="4445"/>
            <wp:docPr id="110191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1500" name="Imagem 1101911500"/>
                    <pic:cNvPicPr/>
                  </pic:nvPicPr>
                  <pic:blipFill>
                    <a:blip r:embed="rId13">
                      <a:extLst>
                        <a:ext uri="{28A0092B-C50C-407E-A947-70E740481C1C}">
                          <a14:useLocalDpi xmlns:a14="http://schemas.microsoft.com/office/drawing/2010/main" val="0"/>
                        </a:ext>
                      </a:extLst>
                    </a:blip>
                    <a:stretch>
                      <a:fillRect/>
                    </a:stretch>
                  </pic:blipFill>
                  <pic:spPr>
                    <a:xfrm>
                      <a:off x="0" y="0"/>
                      <a:ext cx="5494710" cy="1198776"/>
                    </a:xfrm>
                    <a:prstGeom prst="rect">
                      <a:avLst/>
                    </a:prstGeom>
                  </pic:spPr>
                </pic:pic>
              </a:graphicData>
            </a:graphic>
          </wp:inline>
        </w:drawing>
      </w:r>
    </w:p>
    <w:p w14:paraId="28704877" w14:textId="6D2FD2D0" w:rsidR="002775F3" w:rsidRPr="00185638" w:rsidRDefault="00FF746C" w:rsidP="00BD61B6">
      <w:pPr>
        <w:spacing w:line="360" w:lineRule="auto"/>
        <w:jc w:val="center"/>
        <w:rPr>
          <w:rFonts w:ascii="Arial" w:hAnsi="Arial" w:cs="Arial"/>
          <w:sz w:val="20"/>
          <w:szCs w:val="20"/>
        </w:rPr>
      </w:pPr>
      <w:r w:rsidRPr="00185638">
        <w:rPr>
          <w:rFonts w:ascii="Arial" w:hAnsi="Arial" w:cs="Arial"/>
          <w:sz w:val="20"/>
          <w:szCs w:val="20"/>
        </w:rPr>
        <w:t>Fonte: Autor</w:t>
      </w:r>
    </w:p>
    <w:p w14:paraId="3EEE74CC" w14:textId="77777777" w:rsidR="009C2394" w:rsidRPr="009C2394" w:rsidRDefault="009C2394" w:rsidP="00BD61B6">
      <w:pPr>
        <w:spacing w:line="360" w:lineRule="auto"/>
        <w:jc w:val="center"/>
        <w:rPr>
          <w:rFonts w:ascii="Arial" w:hAnsi="Arial" w:cs="Arial"/>
        </w:rPr>
      </w:pPr>
    </w:p>
    <w:p w14:paraId="295FFFF5" w14:textId="60055352" w:rsidR="007A5199" w:rsidRDefault="007A5199" w:rsidP="00BD61B6">
      <w:pPr>
        <w:spacing w:line="360" w:lineRule="auto"/>
        <w:jc w:val="both"/>
        <w:rPr>
          <w:rFonts w:ascii="Arial" w:hAnsi="Arial" w:cs="Arial"/>
        </w:rPr>
      </w:pPr>
      <w:r>
        <w:rPr>
          <w:rFonts w:ascii="Arial" w:hAnsi="Arial" w:cs="Arial"/>
        </w:rPr>
        <w:tab/>
        <w:t>Pode-se observar na tabela acima que a amplitude dos valores do PMSO é bastante elevada, na ordem de mais de R$ 1,3 milhões entre o menor valor encontrado e o máximo. É importante destacar tal fato pois tamanha divergência pode gerar distorções em quaisquer análises a serem realizadas posteriormente</w:t>
      </w:r>
      <w:r w:rsidR="003236FB">
        <w:rPr>
          <w:rFonts w:ascii="Arial" w:hAnsi="Arial" w:cs="Arial"/>
        </w:rPr>
        <w:t xml:space="preserve"> e as mesmas ocorrem devido ao agrupamento realizado pela própria reguladora para, segundo </w:t>
      </w:r>
      <w:r w:rsidR="004664CE">
        <w:rPr>
          <w:rFonts w:ascii="Arial" w:hAnsi="Arial" w:cs="Arial"/>
        </w:rPr>
        <w:t>ela</w:t>
      </w:r>
      <w:r w:rsidR="003236FB">
        <w:rPr>
          <w:rFonts w:ascii="Arial" w:hAnsi="Arial" w:cs="Arial"/>
        </w:rPr>
        <w:t xml:space="preserve">, </w:t>
      </w:r>
      <w:r w:rsidR="003236FB" w:rsidRPr="003236FB">
        <w:rPr>
          <w:rFonts w:ascii="Arial" w:hAnsi="Arial" w:cs="Arial"/>
        </w:rPr>
        <w:t>mitigar potenciais inconsistências na alocação de custos em algumas</w:t>
      </w:r>
      <w:r w:rsidR="003236FB">
        <w:rPr>
          <w:rFonts w:ascii="Arial" w:hAnsi="Arial" w:cs="Arial"/>
        </w:rPr>
        <w:t xml:space="preserve"> </w:t>
      </w:r>
      <w:r w:rsidR="003236FB" w:rsidRPr="003236FB">
        <w:rPr>
          <w:rFonts w:ascii="Arial" w:hAnsi="Arial" w:cs="Arial"/>
        </w:rPr>
        <w:t>transmissoras</w:t>
      </w:r>
      <w:r w:rsidR="003236FB">
        <w:rPr>
          <w:rFonts w:ascii="Arial" w:hAnsi="Arial" w:cs="Arial"/>
        </w:rPr>
        <w:t>.</w:t>
      </w:r>
    </w:p>
    <w:p w14:paraId="64A4764E" w14:textId="0A103655" w:rsidR="007A5199" w:rsidRDefault="009E1BB6" w:rsidP="00BD61B6">
      <w:pPr>
        <w:spacing w:line="360" w:lineRule="auto"/>
        <w:ind w:firstLine="708"/>
        <w:jc w:val="both"/>
        <w:rPr>
          <w:rFonts w:ascii="Arial" w:hAnsi="Arial" w:cs="Arial"/>
        </w:rPr>
      </w:pPr>
      <w:r>
        <w:rPr>
          <w:rFonts w:ascii="Arial" w:hAnsi="Arial" w:cs="Arial"/>
        </w:rPr>
        <w:tab/>
        <w:t>No histograma pode-se verificar que grande parte das transmissoras possuem custos operacionais (PMSO) menores que R$ 500.000,00</w:t>
      </w:r>
      <w:r w:rsidR="00FF2A04">
        <w:rPr>
          <w:rFonts w:ascii="Arial" w:hAnsi="Arial" w:cs="Arial"/>
        </w:rPr>
        <w:t>. Analisando o PMSO entre 2017 e 2021 verifica-se uma consistência nos valores no decorrer dos anos. Em 2020 e 2021 observa-se ligeira redução, principalmente para as empresas registrando custos mais elevados.</w:t>
      </w:r>
    </w:p>
    <w:p w14:paraId="338C1115" w14:textId="77777777" w:rsidR="00FF2A04" w:rsidRPr="00FF2A04" w:rsidRDefault="00FF2A04">
      <w:pPr>
        <w:spacing w:line="360" w:lineRule="auto"/>
        <w:rPr>
          <w:rFonts w:ascii="Arial" w:hAnsi="Arial" w:cs="Arial"/>
        </w:rPr>
        <w:sectPr w:rsidR="00FF2A04" w:rsidRPr="00FF2A04" w:rsidSect="007D7BBC">
          <w:pgSz w:w="11900" w:h="16840"/>
          <w:pgMar w:top="1417" w:right="1701" w:bottom="1417" w:left="1701" w:header="708" w:footer="708" w:gutter="0"/>
          <w:cols w:space="708"/>
          <w:docGrid w:linePitch="360"/>
        </w:sectPr>
        <w:pPrChange w:id="166" w:author="Igor Mazzeto" w:date="2023-04-30T11:20:00Z">
          <w:pPr/>
        </w:pPrChange>
      </w:pPr>
    </w:p>
    <w:p w14:paraId="76153FAB" w14:textId="6644461D" w:rsidR="00FF2A04" w:rsidRPr="00185638" w:rsidRDefault="00FF2A04" w:rsidP="00BD61B6">
      <w:pPr>
        <w:pStyle w:val="Caption"/>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lastRenderedPageBreak/>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2</w:t>
      </w:r>
      <w:r w:rsidRPr="00185638">
        <w:rPr>
          <w:rFonts w:ascii="Arial" w:hAnsi="Arial" w:cs="Arial"/>
          <w:i w:val="0"/>
          <w:iCs w:val="0"/>
          <w:color w:val="000000" w:themeColor="text1"/>
          <w:sz w:val="20"/>
          <w:szCs w:val="20"/>
        </w:rPr>
        <w:fldChar w:fldCharType="end"/>
      </w:r>
    </w:p>
    <w:p w14:paraId="03448F8D" w14:textId="77777777" w:rsidR="00FF2A04" w:rsidRPr="00FF2A04" w:rsidRDefault="003236FB" w:rsidP="00BD61B6">
      <w:pPr>
        <w:spacing w:line="360" w:lineRule="auto"/>
        <w:jc w:val="center"/>
        <w:rPr>
          <w:rFonts w:ascii="Arial" w:hAnsi="Arial" w:cs="Arial"/>
          <w:color w:val="000000" w:themeColor="text1"/>
        </w:rPr>
      </w:pPr>
      <w:r w:rsidRPr="00FF2A04">
        <w:rPr>
          <w:rFonts w:ascii="Arial" w:hAnsi="Arial" w:cs="Arial"/>
          <w:noProof/>
          <w:color w:val="000000" w:themeColor="text1"/>
          <w:lang w:val="en-US"/>
        </w:rPr>
        <w:drawing>
          <wp:inline distT="0" distB="0" distL="0" distR="0" wp14:anchorId="64209BFE" wp14:editId="3D623FE9">
            <wp:extent cx="2374790" cy="2560320"/>
            <wp:effectExtent l="19050" t="19050" r="26035" b="11430"/>
            <wp:docPr id="9712852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5269" name="Imagem 971285269"/>
                    <pic:cNvPicPr/>
                  </pic:nvPicPr>
                  <pic:blipFill>
                    <a:blip r:embed="rId14">
                      <a:extLst>
                        <a:ext uri="{28A0092B-C50C-407E-A947-70E740481C1C}">
                          <a14:useLocalDpi xmlns:a14="http://schemas.microsoft.com/office/drawing/2010/main" val="0"/>
                        </a:ext>
                      </a:extLst>
                    </a:blip>
                    <a:stretch>
                      <a:fillRect/>
                    </a:stretch>
                  </pic:blipFill>
                  <pic:spPr>
                    <a:xfrm>
                      <a:off x="0" y="0"/>
                      <a:ext cx="2374790" cy="2560320"/>
                    </a:xfrm>
                    <a:prstGeom prst="rect">
                      <a:avLst/>
                    </a:prstGeom>
                    <a:ln>
                      <a:solidFill>
                        <a:schemeClr val="tx1"/>
                      </a:solidFill>
                    </a:ln>
                  </pic:spPr>
                </pic:pic>
              </a:graphicData>
            </a:graphic>
          </wp:inline>
        </w:drawing>
      </w:r>
      <w:r w:rsidR="00FF2A04" w:rsidRPr="00185638">
        <w:rPr>
          <w:rFonts w:ascii="Arial" w:hAnsi="Arial" w:cs="Arial"/>
          <w:color w:val="000000" w:themeColor="text1"/>
          <w:sz w:val="20"/>
          <w:szCs w:val="20"/>
        </w:rPr>
        <w:t>Fonte: Autor</w:t>
      </w:r>
    </w:p>
    <w:p w14:paraId="5D56586C" w14:textId="77777777" w:rsidR="00FF2A04" w:rsidRPr="00FF2A04" w:rsidRDefault="00FF2A04" w:rsidP="00BD61B6">
      <w:pPr>
        <w:spacing w:line="360" w:lineRule="auto"/>
        <w:jc w:val="center"/>
        <w:rPr>
          <w:rFonts w:ascii="Arial" w:hAnsi="Arial" w:cs="Arial"/>
          <w:color w:val="000000" w:themeColor="text1"/>
        </w:rPr>
      </w:pPr>
    </w:p>
    <w:p w14:paraId="59DFAFD2" w14:textId="10336D18" w:rsidR="00FF2A04" w:rsidRPr="00185638" w:rsidRDefault="00FF2A04" w:rsidP="00BD61B6">
      <w:pPr>
        <w:pStyle w:val="Caption"/>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3</w:t>
      </w:r>
      <w:r w:rsidRPr="00185638">
        <w:rPr>
          <w:rFonts w:ascii="Arial" w:hAnsi="Arial" w:cs="Arial"/>
          <w:i w:val="0"/>
          <w:iCs w:val="0"/>
          <w:color w:val="000000" w:themeColor="text1"/>
          <w:sz w:val="20"/>
          <w:szCs w:val="20"/>
        </w:rPr>
        <w:fldChar w:fldCharType="end"/>
      </w:r>
    </w:p>
    <w:p w14:paraId="4A889209" w14:textId="078F541C" w:rsidR="00FF2A04" w:rsidRPr="00FF2A04" w:rsidRDefault="00FF2A04" w:rsidP="00BD61B6">
      <w:pPr>
        <w:spacing w:line="360" w:lineRule="auto"/>
        <w:jc w:val="center"/>
        <w:rPr>
          <w:rFonts w:ascii="Arial" w:hAnsi="Arial" w:cs="Arial"/>
        </w:rPr>
        <w:sectPr w:rsidR="00FF2A04" w:rsidRPr="00FF2A04" w:rsidSect="00FF2A04">
          <w:type w:val="continuous"/>
          <w:pgSz w:w="11900" w:h="16840"/>
          <w:pgMar w:top="1417" w:right="1701" w:bottom="1417" w:left="1701" w:header="708" w:footer="708" w:gutter="0"/>
          <w:cols w:num="2" w:space="708"/>
          <w:docGrid w:linePitch="360"/>
        </w:sectPr>
      </w:pPr>
      <w:r>
        <w:rPr>
          <w:rFonts w:ascii="Arial" w:hAnsi="Arial" w:cs="Arial"/>
          <w:noProof/>
          <w:lang w:val="en-US"/>
        </w:rPr>
        <w:drawing>
          <wp:inline distT="0" distB="0" distL="0" distR="0" wp14:anchorId="02B23195" wp14:editId="53456616">
            <wp:extent cx="2362424" cy="2560320"/>
            <wp:effectExtent l="19050" t="19050" r="19050" b="11430"/>
            <wp:docPr id="7871560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078" name="Imagem 787156078"/>
                    <pic:cNvPicPr/>
                  </pic:nvPicPr>
                  <pic:blipFill>
                    <a:blip r:embed="rId15">
                      <a:extLst>
                        <a:ext uri="{28A0092B-C50C-407E-A947-70E740481C1C}">
                          <a14:useLocalDpi xmlns:a14="http://schemas.microsoft.com/office/drawing/2010/main" val="0"/>
                        </a:ext>
                      </a:extLst>
                    </a:blip>
                    <a:stretch>
                      <a:fillRect/>
                    </a:stretch>
                  </pic:blipFill>
                  <pic:spPr>
                    <a:xfrm>
                      <a:off x="0" y="0"/>
                      <a:ext cx="2362424" cy="2560320"/>
                    </a:xfrm>
                    <a:prstGeom prst="rect">
                      <a:avLst/>
                    </a:prstGeom>
                    <a:ln>
                      <a:solidFill>
                        <a:schemeClr val="tx1"/>
                      </a:solidFill>
                    </a:ln>
                  </pic:spPr>
                </pic:pic>
              </a:graphicData>
            </a:graphic>
          </wp:inline>
        </w:drawing>
      </w:r>
      <w:r w:rsidRPr="00185638">
        <w:rPr>
          <w:rFonts w:ascii="Arial" w:hAnsi="Arial" w:cs="Arial"/>
          <w:sz w:val="20"/>
          <w:szCs w:val="20"/>
        </w:rPr>
        <w:t>Fonte: Auto</w:t>
      </w:r>
    </w:p>
    <w:p w14:paraId="78053BF8" w14:textId="37E7AD95" w:rsidR="00A63D14" w:rsidRDefault="00A63D14" w:rsidP="00BD61B6">
      <w:pPr>
        <w:spacing w:line="360" w:lineRule="auto"/>
        <w:ind w:firstLine="708"/>
        <w:jc w:val="both"/>
        <w:rPr>
          <w:rFonts w:ascii="Arial" w:hAnsi="Arial" w:cs="Arial"/>
        </w:rPr>
      </w:pPr>
      <w:r>
        <w:rPr>
          <w:rFonts w:ascii="Arial" w:hAnsi="Arial" w:cs="Arial"/>
        </w:rPr>
        <w:t>Quando analisamos o tipo de cada concessionária, verificamos que as não-licitadas mostram maior dispersão do PMSO, com variações relevantes do custo operacional ao longo dos anos. No contexto brasileiro</w:t>
      </w:r>
      <w:r w:rsidR="006D34F6">
        <w:rPr>
          <w:rFonts w:ascii="Arial" w:hAnsi="Arial" w:cs="Arial"/>
        </w:rPr>
        <w:t xml:space="preserve"> as transmissoras não-licitadas são operadoras do SEB </w:t>
      </w:r>
      <w:r w:rsidR="002572BA">
        <w:rPr>
          <w:rFonts w:ascii="Arial" w:hAnsi="Arial" w:cs="Arial"/>
        </w:rPr>
        <w:t>regidas sob concessão pública</w:t>
      </w:r>
      <w:del w:id="167" w:author="Marcelo COsta" w:date="2023-04-26T09:46:00Z">
        <w:r w:rsidR="002572BA" w:rsidDel="00F53362">
          <w:rPr>
            <w:rFonts w:ascii="Arial" w:hAnsi="Arial" w:cs="Arial"/>
          </w:rPr>
          <w:delText xml:space="preserve">, </w:delText>
        </w:r>
      </w:del>
      <w:ins w:id="168" w:author="Marcelo COsta" w:date="2023-04-26T09:46:00Z">
        <w:r w:rsidR="00F53362">
          <w:rPr>
            <w:rFonts w:ascii="Arial" w:hAnsi="Arial" w:cs="Arial"/>
          </w:rPr>
          <w:t xml:space="preserve">. </w:t>
        </w:r>
      </w:ins>
      <w:del w:id="169" w:author="Marcelo COsta" w:date="2023-04-26T09:46:00Z">
        <w:r w:rsidR="002572BA" w:rsidDel="00F53362">
          <w:rPr>
            <w:rFonts w:ascii="Arial" w:hAnsi="Arial" w:cs="Arial"/>
          </w:rPr>
          <w:delText xml:space="preserve">são </w:delText>
        </w:r>
      </w:del>
      <w:ins w:id="170" w:author="Marcelo COsta" w:date="2023-04-26T09:46:00Z">
        <w:r w:rsidR="00F53362">
          <w:rPr>
            <w:rFonts w:ascii="Arial" w:hAnsi="Arial" w:cs="Arial"/>
          </w:rPr>
          <w:t xml:space="preserve">São </w:t>
        </w:r>
      </w:ins>
      <w:r w:rsidR="00AF1AA7">
        <w:rPr>
          <w:rFonts w:ascii="Arial" w:hAnsi="Arial" w:cs="Arial"/>
        </w:rPr>
        <w:t>exemplos</w:t>
      </w:r>
      <w:r w:rsidR="002572BA">
        <w:rPr>
          <w:rFonts w:ascii="Arial" w:hAnsi="Arial" w:cs="Arial"/>
        </w:rPr>
        <w:t xml:space="preserve"> de transmissoras não-licitadas Companhia de Energia Elétrica de Minas Gerais (CEMIG), </w:t>
      </w:r>
      <w:r w:rsidR="002572BA" w:rsidRPr="002572BA">
        <w:rPr>
          <w:rFonts w:ascii="Arial" w:hAnsi="Arial" w:cs="Arial"/>
        </w:rPr>
        <w:t>Centrais Elétricas do Norte do Brasil S/A</w:t>
      </w:r>
      <w:r w:rsidR="002572BA">
        <w:rPr>
          <w:rFonts w:ascii="Arial" w:hAnsi="Arial" w:cs="Arial"/>
        </w:rPr>
        <w:t xml:space="preserve"> (ELETRONORTE)</w:t>
      </w:r>
      <w:r w:rsidR="003C2826">
        <w:rPr>
          <w:rFonts w:ascii="Arial" w:hAnsi="Arial" w:cs="Arial"/>
        </w:rPr>
        <w:t>,</w:t>
      </w:r>
      <w:r w:rsidR="002572BA">
        <w:rPr>
          <w:rFonts w:ascii="Arial" w:hAnsi="Arial" w:cs="Arial"/>
        </w:rPr>
        <w:t xml:space="preserve"> </w:t>
      </w:r>
      <w:r w:rsidR="002572BA" w:rsidRPr="002572BA">
        <w:rPr>
          <w:rFonts w:ascii="Arial" w:hAnsi="Arial" w:cs="Arial"/>
        </w:rPr>
        <w:t>Furnas Centrais Elétricas S/A</w:t>
      </w:r>
      <w:r w:rsidR="002572BA">
        <w:rPr>
          <w:rFonts w:ascii="Arial" w:hAnsi="Arial" w:cs="Arial"/>
        </w:rPr>
        <w:t xml:space="preserve"> (FURNAS)</w:t>
      </w:r>
      <w:r w:rsidR="003C2826">
        <w:rPr>
          <w:rFonts w:ascii="Arial" w:hAnsi="Arial" w:cs="Arial"/>
        </w:rPr>
        <w:t xml:space="preserve"> e </w:t>
      </w:r>
      <w:r w:rsidR="003C2826" w:rsidRPr="003C2826">
        <w:rPr>
          <w:rFonts w:ascii="Arial" w:hAnsi="Arial" w:cs="Arial"/>
        </w:rPr>
        <w:t xml:space="preserve">Companhia </w:t>
      </w:r>
      <w:proofErr w:type="gramStart"/>
      <w:r w:rsidR="003C2826" w:rsidRPr="003C2826">
        <w:rPr>
          <w:rFonts w:ascii="Arial" w:hAnsi="Arial" w:cs="Arial"/>
        </w:rPr>
        <w:t>Hidro Elétrica</w:t>
      </w:r>
      <w:proofErr w:type="gramEnd"/>
      <w:r w:rsidR="003C2826" w:rsidRPr="003C2826">
        <w:rPr>
          <w:rFonts w:ascii="Arial" w:hAnsi="Arial" w:cs="Arial"/>
        </w:rPr>
        <w:t xml:space="preserve"> do São Francisco (C</w:t>
      </w:r>
      <w:r w:rsidR="003C2826">
        <w:rPr>
          <w:rFonts w:ascii="Arial" w:hAnsi="Arial" w:cs="Arial"/>
        </w:rPr>
        <w:t>HESF).</w:t>
      </w:r>
    </w:p>
    <w:p w14:paraId="0B1B3717" w14:textId="77777777" w:rsidR="00A63D14" w:rsidRDefault="00A63D14" w:rsidP="00BD61B6">
      <w:pPr>
        <w:spacing w:line="360" w:lineRule="auto"/>
        <w:rPr>
          <w:rFonts w:ascii="Arial" w:hAnsi="Arial" w:cs="Arial"/>
        </w:rPr>
      </w:pPr>
    </w:p>
    <w:p w14:paraId="6A00B63F" w14:textId="065110F4" w:rsidR="002572BA" w:rsidRPr="00537425" w:rsidRDefault="002572BA" w:rsidP="00BD61B6">
      <w:pPr>
        <w:pStyle w:val="Caption"/>
        <w:keepNext/>
        <w:spacing w:after="0" w:line="360" w:lineRule="auto"/>
        <w:jc w:val="center"/>
        <w:rPr>
          <w:rFonts w:ascii="Arial" w:hAnsi="Arial" w:cs="Arial"/>
          <w:i w:val="0"/>
          <w:iCs w:val="0"/>
          <w:color w:val="000000" w:themeColor="text1"/>
          <w:sz w:val="20"/>
          <w:szCs w:val="20"/>
        </w:rPr>
      </w:pPr>
      <w:commentRangeStart w:id="171"/>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commentRangeEnd w:id="171"/>
      <w:r w:rsidR="00F53362">
        <w:rPr>
          <w:rStyle w:val="CommentReference"/>
          <w:i w:val="0"/>
          <w:iCs w:val="0"/>
          <w:color w:val="auto"/>
        </w:rPr>
        <w:commentReference w:id="171"/>
      </w:r>
    </w:p>
    <w:p w14:paraId="3936D1C8" w14:textId="1FEF3ABA" w:rsidR="00D2682E" w:rsidRDefault="00D2682E" w:rsidP="00BD61B6">
      <w:pPr>
        <w:spacing w:line="360" w:lineRule="auto"/>
        <w:jc w:val="center"/>
        <w:rPr>
          <w:rFonts w:ascii="Arial" w:hAnsi="Arial" w:cs="Arial"/>
        </w:rPr>
      </w:pPr>
      <w:r>
        <w:rPr>
          <w:rFonts w:ascii="Arial" w:hAnsi="Arial" w:cs="Arial"/>
          <w:noProof/>
          <w:lang w:val="en-US"/>
        </w:rPr>
        <w:drawing>
          <wp:inline distT="0" distB="0" distL="0" distR="0" wp14:anchorId="24688865" wp14:editId="6701EC2C">
            <wp:extent cx="2322995" cy="2517591"/>
            <wp:effectExtent l="19050" t="19050" r="20320" b="16510"/>
            <wp:docPr id="4330446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4613" name="Imagem 433044613"/>
                    <pic:cNvPicPr/>
                  </pic:nvPicPr>
                  <pic:blipFill>
                    <a:blip r:embed="rId16">
                      <a:extLst>
                        <a:ext uri="{28A0092B-C50C-407E-A947-70E740481C1C}">
                          <a14:useLocalDpi xmlns:a14="http://schemas.microsoft.com/office/drawing/2010/main" val="0"/>
                        </a:ext>
                      </a:extLst>
                    </a:blip>
                    <a:stretch>
                      <a:fillRect/>
                    </a:stretch>
                  </pic:blipFill>
                  <pic:spPr>
                    <a:xfrm>
                      <a:off x="0" y="0"/>
                      <a:ext cx="2370918" cy="2569528"/>
                    </a:xfrm>
                    <a:prstGeom prst="rect">
                      <a:avLst/>
                    </a:prstGeom>
                    <a:ln>
                      <a:solidFill>
                        <a:schemeClr val="tx1"/>
                      </a:solidFill>
                    </a:ln>
                  </pic:spPr>
                </pic:pic>
              </a:graphicData>
            </a:graphic>
          </wp:inline>
        </w:drawing>
      </w:r>
    </w:p>
    <w:p w14:paraId="667191BC" w14:textId="0AF7CFB1" w:rsidR="00D2682E" w:rsidRPr="004619EC" w:rsidRDefault="00AF1AA7" w:rsidP="00BD61B6">
      <w:pPr>
        <w:spacing w:line="360" w:lineRule="auto"/>
        <w:jc w:val="center"/>
        <w:rPr>
          <w:rFonts w:ascii="Arial" w:hAnsi="Arial" w:cs="Arial"/>
          <w:sz w:val="20"/>
          <w:szCs w:val="20"/>
        </w:rPr>
      </w:pPr>
      <w:r w:rsidRPr="00537425">
        <w:rPr>
          <w:rFonts w:ascii="Arial" w:hAnsi="Arial" w:cs="Arial"/>
          <w:sz w:val="20"/>
          <w:szCs w:val="20"/>
        </w:rPr>
        <w:t>Fonte: Autor</w:t>
      </w:r>
    </w:p>
    <w:p w14:paraId="35A621B7" w14:textId="4178D3C6" w:rsidR="00545697" w:rsidRDefault="003C2826" w:rsidP="00BD61B6">
      <w:pPr>
        <w:spacing w:line="360" w:lineRule="auto"/>
        <w:ind w:firstLine="708"/>
        <w:jc w:val="both"/>
        <w:rPr>
          <w:rFonts w:ascii="Arial" w:hAnsi="Arial" w:cs="Arial"/>
        </w:rPr>
      </w:pPr>
      <w:commentRangeStart w:id="172"/>
      <w:r>
        <w:rPr>
          <w:rFonts w:ascii="Arial" w:hAnsi="Arial" w:cs="Arial"/>
        </w:rPr>
        <w:lastRenderedPageBreak/>
        <w:t xml:space="preserve">Em relação </w:t>
      </w:r>
      <w:del w:id="173" w:author="Marcelo COsta" w:date="2023-04-28T09:05:00Z">
        <w:r w:rsidDel="00705A4B">
          <w:rPr>
            <w:rFonts w:ascii="Arial" w:hAnsi="Arial" w:cs="Arial"/>
          </w:rPr>
          <w:delText xml:space="preserve">as </w:delText>
        </w:r>
      </w:del>
      <w:ins w:id="174" w:author="Marcelo COsta" w:date="2023-04-28T09:05:00Z">
        <w:r w:rsidR="00705A4B">
          <w:rPr>
            <w:rFonts w:ascii="Arial" w:hAnsi="Arial" w:cs="Arial"/>
          </w:rPr>
          <w:t xml:space="preserve">às </w:t>
        </w:r>
      </w:ins>
      <w:r>
        <w:rPr>
          <w:rFonts w:ascii="Arial" w:hAnsi="Arial" w:cs="Arial"/>
        </w:rPr>
        <w:t xml:space="preserve">companhias participantes da RAP, três se destacam por apresentaram maiores PMSO e maior </w:t>
      </w:r>
      <w:commentRangeEnd w:id="172"/>
      <w:r w:rsidR="00F53362">
        <w:rPr>
          <w:rStyle w:val="CommentReference"/>
        </w:rPr>
        <w:commentReference w:id="172"/>
      </w:r>
      <w:r>
        <w:rPr>
          <w:rFonts w:ascii="Arial" w:hAnsi="Arial" w:cs="Arial"/>
        </w:rPr>
        <w:t>dispersão dos custos ao longo do período observado: CHESF, ELETRONORTE e FURNAS. Tais companhias se destacam por pertencer a</w:t>
      </w:r>
      <w:ins w:id="175" w:author="Marcelo COsta" w:date="2023-04-28T09:06:00Z">
        <w:r w:rsidR="00705A4B">
          <w:rPr>
            <w:rFonts w:ascii="Arial" w:hAnsi="Arial" w:cs="Arial"/>
          </w:rPr>
          <w:t>o Grupo</w:t>
        </w:r>
      </w:ins>
      <w:r>
        <w:rPr>
          <w:rFonts w:ascii="Arial" w:hAnsi="Arial" w:cs="Arial"/>
        </w:rPr>
        <w:t xml:space="preserve"> ELETROBRAS, companhia que tem como principal acionista a União. CHESF se caracteriza por </w:t>
      </w:r>
      <w:r w:rsidR="00545697">
        <w:rPr>
          <w:rFonts w:ascii="Arial" w:hAnsi="Arial" w:cs="Arial"/>
        </w:rPr>
        <w:t>possuir ativos em todos os estados da região Nordeste, portanto a quantidade de recursos financeiros para sua operacionalização tende a serem elevados.</w:t>
      </w:r>
    </w:p>
    <w:p w14:paraId="55F9CDC0" w14:textId="234D789A" w:rsidR="00545697" w:rsidRPr="00545697" w:rsidRDefault="00545697" w:rsidP="00BD61B6">
      <w:pPr>
        <w:spacing w:line="360" w:lineRule="auto"/>
        <w:ind w:firstLine="708"/>
        <w:jc w:val="both"/>
        <w:rPr>
          <w:rFonts w:ascii="Arial" w:hAnsi="Arial" w:cs="Arial"/>
        </w:rPr>
      </w:pPr>
      <w:r>
        <w:rPr>
          <w:rFonts w:ascii="Arial" w:hAnsi="Arial" w:cs="Arial"/>
        </w:rPr>
        <w:t>FURNAS possui ativos em diversos estados brasileiros como Minas Gerais, São Paulo, Rondônia, Rio Grande do Sul, Rio de Janeiro entre outros. Assim como a CHESF, devido a sua elevada extensão territorial e dispersão de ativos é de se esperar um elevado custo operacional. Por fim a ELETRONORTE possui ativos em 7 estados da região Norte além do estado do Maranhão, enfrentando assim, realidade muito similar as outras duas concessionárias que fazem parte do mesmo grupo econômico.</w:t>
      </w:r>
      <w:r w:rsidR="00537425">
        <w:rPr>
          <w:rFonts w:ascii="Arial" w:hAnsi="Arial" w:cs="Arial"/>
        </w:rPr>
        <w:t xml:space="preserve"> </w:t>
      </w:r>
      <w:r>
        <w:rPr>
          <w:rFonts w:ascii="Arial" w:hAnsi="Arial" w:cs="Arial"/>
        </w:rPr>
        <w:t>Abaixo, o gráfico mostra o comparativo dos custos operacionais entre os agrupamentos propostos pela ANEEL:</w:t>
      </w:r>
    </w:p>
    <w:p w14:paraId="15BF7088" w14:textId="77777777" w:rsidR="00533BF8" w:rsidRDefault="00533BF8" w:rsidP="00BD61B6">
      <w:pPr>
        <w:spacing w:line="360" w:lineRule="auto"/>
        <w:rPr>
          <w:rFonts w:ascii="Arial" w:hAnsi="Arial" w:cs="Arial"/>
          <w:b/>
          <w:bCs/>
        </w:rPr>
      </w:pPr>
    </w:p>
    <w:p w14:paraId="57BAD605" w14:textId="46AFA912" w:rsidR="00AA4D2A" w:rsidRPr="00537425" w:rsidRDefault="00AA4D2A" w:rsidP="00BD61B6">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5</w:t>
      </w:r>
      <w:r w:rsidRPr="00537425">
        <w:rPr>
          <w:rFonts w:ascii="Arial" w:hAnsi="Arial" w:cs="Arial"/>
          <w:i w:val="0"/>
          <w:iCs w:val="0"/>
          <w:color w:val="000000" w:themeColor="text1"/>
          <w:sz w:val="20"/>
          <w:szCs w:val="20"/>
        </w:rPr>
        <w:fldChar w:fldCharType="end"/>
      </w:r>
    </w:p>
    <w:p w14:paraId="65D308E7" w14:textId="611C21AC" w:rsidR="00AA4D2A" w:rsidRDefault="00533BF8" w:rsidP="00BD61B6">
      <w:pPr>
        <w:spacing w:line="360" w:lineRule="auto"/>
        <w:jc w:val="center"/>
        <w:rPr>
          <w:rFonts w:ascii="Arial" w:hAnsi="Arial" w:cs="Arial"/>
          <w:b/>
          <w:bCs/>
          <w:lang w:val="en-US"/>
        </w:rPr>
      </w:pPr>
      <w:r w:rsidRPr="00533BF8">
        <w:rPr>
          <w:rFonts w:ascii="Arial" w:hAnsi="Arial" w:cs="Arial"/>
          <w:noProof/>
          <w:lang w:val="en-US"/>
        </w:rPr>
        <w:drawing>
          <wp:inline distT="0" distB="0" distL="0" distR="0" wp14:anchorId="4766AF7F" wp14:editId="26FBC1FB">
            <wp:extent cx="3434272" cy="3777698"/>
            <wp:effectExtent l="19050" t="19050" r="13970" b="13335"/>
            <wp:docPr id="75963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79" name="Imagem 7596379"/>
                    <pic:cNvPicPr/>
                  </pic:nvPicPr>
                  <pic:blipFill>
                    <a:blip r:embed="rId17">
                      <a:extLst>
                        <a:ext uri="{28A0092B-C50C-407E-A947-70E740481C1C}">
                          <a14:useLocalDpi xmlns:a14="http://schemas.microsoft.com/office/drawing/2010/main" val="0"/>
                        </a:ext>
                      </a:extLst>
                    </a:blip>
                    <a:stretch>
                      <a:fillRect/>
                    </a:stretch>
                  </pic:blipFill>
                  <pic:spPr>
                    <a:xfrm>
                      <a:off x="0" y="0"/>
                      <a:ext cx="3457884" cy="3803672"/>
                    </a:xfrm>
                    <a:prstGeom prst="rect">
                      <a:avLst/>
                    </a:prstGeom>
                    <a:ln>
                      <a:solidFill>
                        <a:schemeClr val="tx1"/>
                      </a:solidFill>
                    </a:ln>
                  </pic:spPr>
                </pic:pic>
              </a:graphicData>
            </a:graphic>
          </wp:inline>
        </w:drawing>
      </w:r>
    </w:p>
    <w:p w14:paraId="3B16716B" w14:textId="130928B2" w:rsidR="00533BF8" w:rsidRDefault="00AA4D2A" w:rsidP="00BD61B6">
      <w:pPr>
        <w:spacing w:line="360" w:lineRule="auto"/>
        <w:jc w:val="center"/>
        <w:rPr>
          <w:rFonts w:ascii="Arial" w:hAnsi="Arial" w:cs="Arial"/>
          <w:sz w:val="20"/>
          <w:szCs w:val="20"/>
        </w:rPr>
      </w:pPr>
      <w:r w:rsidRPr="00537425">
        <w:rPr>
          <w:rFonts w:ascii="Arial" w:hAnsi="Arial" w:cs="Arial"/>
          <w:sz w:val="20"/>
          <w:szCs w:val="20"/>
        </w:rPr>
        <w:t>Fonte: Autor</w:t>
      </w:r>
    </w:p>
    <w:p w14:paraId="4D787220" w14:textId="77777777" w:rsidR="004619EC" w:rsidRPr="00537425" w:rsidRDefault="004619EC" w:rsidP="00BD61B6">
      <w:pPr>
        <w:spacing w:line="360" w:lineRule="auto"/>
        <w:jc w:val="center"/>
        <w:rPr>
          <w:rFonts w:ascii="Arial" w:hAnsi="Arial" w:cs="Arial"/>
          <w:sz w:val="20"/>
          <w:szCs w:val="20"/>
        </w:rPr>
      </w:pPr>
    </w:p>
    <w:p w14:paraId="0F4CC248" w14:textId="35BD14B5" w:rsidR="00533BF8" w:rsidRDefault="00533BF8" w:rsidP="00BD61B6">
      <w:pPr>
        <w:spacing w:line="360" w:lineRule="auto"/>
        <w:jc w:val="both"/>
        <w:rPr>
          <w:rFonts w:ascii="Arial" w:hAnsi="Arial" w:cs="Arial"/>
          <w:b/>
          <w:bCs/>
        </w:rPr>
      </w:pPr>
      <w:r>
        <w:rPr>
          <w:rFonts w:ascii="Arial" w:hAnsi="Arial" w:cs="Arial"/>
          <w:b/>
          <w:bCs/>
        </w:rPr>
        <w:lastRenderedPageBreak/>
        <w:t>4.2.</w:t>
      </w:r>
      <w:r w:rsidR="00AA4D2A">
        <w:rPr>
          <w:rFonts w:ascii="Arial" w:hAnsi="Arial" w:cs="Arial"/>
          <w:b/>
          <w:bCs/>
        </w:rPr>
        <w:t>2</w:t>
      </w:r>
      <w:r>
        <w:rPr>
          <w:rFonts w:ascii="Arial" w:hAnsi="Arial" w:cs="Arial"/>
          <w:b/>
          <w:bCs/>
        </w:rPr>
        <w:t xml:space="preserve"> Correlação </w:t>
      </w:r>
    </w:p>
    <w:p w14:paraId="0CE4FC81" w14:textId="575F2E18" w:rsidR="00FF746C" w:rsidRDefault="00FF746C" w:rsidP="00BD61B6">
      <w:pPr>
        <w:spacing w:line="360" w:lineRule="auto"/>
        <w:rPr>
          <w:rFonts w:ascii="Arial" w:hAnsi="Arial" w:cs="Arial"/>
          <w:b/>
          <w:bCs/>
        </w:rPr>
      </w:pPr>
    </w:p>
    <w:p w14:paraId="71323F9A" w14:textId="0448BE42" w:rsidR="00533BF8" w:rsidRDefault="00533BF8" w:rsidP="00BD61B6">
      <w:pPr>
        <w:spacing w:line="360" w:lineRule="auto"/>
        <w:jc w:val="both"/>
        <w:rPr>
          <w:rFonts w:ascii="Arial" w:hAnsi="Arial" w:cs="Arial"/>
        </w:rPr>
      </w:pPr>
      <w:r>
        <w:rPr>
          <w:rFonts w:ascii="Arial" w:hAnsi="Arial" w:cs="Arial"/>
        </w:rPr>
        <w:tab/>
      </w:r>
      <w:r w:rsidR="00C56372">
        <w:rPr>
          <w:rFonts w:ascii="Arial" w:hAnsi="Arial" w:cs="Arial"/>
        </w:rPr>
        <w:t xml:space="preserve">Para a análise de correlação foi utilizada a correlação de </w:t>
      </w:r>
      <w:proofErr w:type="spellStart"/>
      <w:r w:rsidR="00C56372">
        <w:rPr>
          <w:rFonts w:ascii="Arial" w:hAnsi="Arial" w:cs="Arial"/>
        </w:rPr>
        <w:t>Spearman</w:t>
      </w:r>
      <w:proofErr w:type="spellEnd"/>
      <w:r w:rsidR="00C56372">
        <w:rPr>
          <w:rFonts w:ascii="Arial" w:hAnsi="Arial" w:cs="Arial"/>
        </w:rPr>
        <w:t xml:space="preserve">. </w:t>
      </w:r>
      <w:r>
        <w:rPr>
          <w:rFonts w:ascii="Arial" w:hAnsi="Arial" w:cs="Arial"/>
        </w:rPr>
        <w:t xml:space="preserve">Quando analisada a correlação entre as variáveis de interesse, nota-se </w:t>
      </w:r>
      <w:commentRangeStart w:id="176"/>
      <w:r>
        <w:rPr>
          <w:rFonts w:ascii="Arial" w:hAnsi="Arial" w:cs="Arial"/>
        </w:rPr>
        <w:t xml:space="preserve">correlação positiva </w:t>
      </w:r>
      <w:commentRangeEnd w:id="176"/>
      <w:r w:rsidR="00AF67B7">
        <w:rPr>
          <w:rStyle w:val="CommentReference"/>
        </w:rPr>
        <w:commentReference w:id="176"/>
      </w:r>
      <w:r>
        <w:rPr>
          <w:rFonts w:ascii="Arial" w:hAnsi="Arial" w:cs="Arial"/>
        </w:rPr>
        <w:t>elevada (acima de 0,70) entre a variável PMSO e as demais. Tal comportamento confirma a relação dos ativos dos físicos das concessionárias e seu impacto no custo operacional.</w:t>
      </w:r>
    </w:p>
    <w:p w14:paraId="070C196A" w14:textId="7656BE13" w:rsidR="00533BF8" w:rsidRDefault="00533BF8" w:rsidP="00BD61B6">
      <w:pPr>
        <w:spacing w:line="360" w:lineRule="auto"/>
        <w:jc w:val="both"/>
        <w:rPr>
          <w:rFonts w:ascii="Arial" w:hAnsi="Arial" w:cs="Arial"/>
        </w:rPr>
      </w:pPr>
      <w:r>
        <w:rPr>
          <w:rFonts w:ascii="Arial" w:hAnsi="Arial" w:cs="Arial"/>
        </w:rPr>
        <w:tab/>
        <w:t>Entretanto, há correlações positivas elevadas entre diversas variáveis explicativas dependentes, most</w:t>
      </w:r>
      <w:r w:rsidR="00AA4D2A">
        <w:rPr>
          <w:rFonts w:ascii="Arial" w:hAnsi="Arial" w:cs="Arial"/>
        </w:rPr>
        <w:t>rando a evidência de multicolinearidade no conjunto de dados estudados. Essa propriedade pode inviabilizar a utilização de modelos linearidades utilizando os pressupostos de MQO.</w:t>
      </w:r>
    </w:p>
    <w:p w14:paraId="1BB1316A" w14:textId="7FA63277" w:rsidR="00AA4D2A" w:rsidRPr="00533BF8" w:rsidRDefault="00AA4D2A" w:rsidP="00BD61B6">
      <w:pPr>
        <w:spacing w:line="360" w:lineRule="auto"/>
        <w:jc w:val="both"/>
        <w:rPr>
          <w:rFonts w:ascii="Arial" w:hAnsi="Arial" w:cs="Arial"/>
        </w:rPr>
      </w:pPr>
      <w:r>
        <w:rPr>
          <w:rFonts w:ascii="Arial" w:hAnsi="Arial" w:cs="Arial"/>
        </w:rPr>
        <w:tab/>
        <w:t xml:space="preserve">Analisando a natureza das variáveis aqui apresentadas é esperado que a multicolinearidade seja evidente. Por se tratar de ativos físicos que possuem característica técnicas </w:t>
      </w:r>
      <w:del w:id="177" w:author="Marcelo COsta" w:date="2023-04-28T09:07:00Z">
        <w:r w:rsidDel="00E702AB">
          <w:rPr>
            <w:rFonts w:ascii="Arial" w:hAnsi="Arial" w:cs="Arial"/>
          </w:rPr>
          <w:delText xml:space="preserve">extremantes </w:delText>
        </w:r>
      </w:del>
      <w:r>
        <w:rPr>
          <w:rFonts w:ascii="Arial" w:hAnsi="Arial" w:cs="Arial"/>
        </w:rPr>
        <w:t>similares ou até mesmo dependentes umas das outras, seria improvável que uma relação técnica não fosse observada em uma relação estatística. Portanto, a alta correlação entre as variáveis dependentes era esperada e desejada, pois transmite a realidade operacional para eventuais modelos a serem implementados utilizando o conjunto de dados disponibilizado pela reguladora.</w:t>
      </w:r>
    </w:p>
    <w:p w14:paraId="66B05BFC" w14:textId="77777777" w:rsidR="00533BF8" w:rsidRDefault="00533BF8" w:rsidP="00BD61B6">
      <w:pPr>
        <w:spacing w:line="360" w:lineRule="auto"/>
        <w:jc w:val="both"/>
        <w:rPr>
          <w:rFonts w:ascii="Arial" w:hAnsi="Arial" w:cs="Arial"/>
        </w:rPr>
      </w:pPr>
    </w:p>
    <w:p w14:paraId="23DC92B1" w14:textId="00DF5E26" w:rsidR="00AA4D2A" w:rsidRPr="00537425" w:rsidRDefault="00AA4D2A" w:rsidP="00BD61B6">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6</w:t>
      </w:r>
      <w:r w:rsidRPr="00537425">
        <w:rPr>
          <w:rFonts w:ascii="Arial" w:hAnsi="Arial" w:cs="Arial"/>
          <w:i w:val="0"/>
          <w:iCs w:val="0"/>
          <w:color w:val="000000" w:themeColor="text1"/>
          <w:sz w:val="20"/>
          <w:szCs w:val="20"/>
        </w:rPr>
        <w:fldChar w:fldCharType="end"/>
      </w:r>
    </w:p>
    <w:p w14:paraId="39D1D3DC" w14:textId="75A37D8F" w:rsidR="00533BF8" w:rsidRDefault="00482855" w:rsidP="00BD61B6">
      <w:pPr>
        <w:spacing w:line="360" w:lineRule="auto"/>
        <w:jc w:val="center"/>
        <w:rPr>
          <w:rFonts w:ascii="Arial" w:hAnsi="Arial" w:cs="Arial"/>
          <w:lang w:val="en-US"/>
        </w:rPr>
      </w:pPr>
      <w:r>
        <w:rPr>
          <w:rFonts w:ascii="Arial" w:hAnsi="Arial" w:cs="Arial"/>
          <w:noProof/>
          <w:lang w:val="en-US"/>
        </w:rPr>
        <w:drawing>
          <wp:inline distT="0" distB="0" distL="0" distR="0" wp14:anchorId="1C14CAB7" wp14:editId="7FA4010C">
            <wp:extent cx="3133725" cy="3074827"/>
            <wp:effectExtent l="19050" t="19050" r="9525" b="1143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8">
                      <a:extLst>
                        <a:ext uri="{28A0092B-C50C-407E-A947-70E740481C1C}">
                          <a14:useLocalDpi xmlns:a14="http://schemas.microsoft.com/office/drawing/2010/main" val="0"/>
                        </a:ext>
                      </a:extLst>
                    </a:blip>
                    <a:srcRect l="11122" r="6350"/>
                    <a:stretch/>
                  </pic:blipFill>
                  <pic:spPr bwMode="auto">
                    <a:xfrm>
                      <a:off x="0" y="0"/>
                      <a:ext cx="3162676" cy="31032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B66E7" w14:textId="4CADDBC4" w:rsidR="00533BF8" w:rsidRDefault="00AA4D2A" w:rsidP="00BD61B6">
      <w:pPr>
        <w:spacing w:line="360" w:lineRule="auto"/>
        <w:jc w:val="center"/>
        <w:rPr>
          <w:rFonts w:ascii="Arial" w:hAnsi="Arial" w:cs="Arial"/>
          <w:b/>
          <w:bCs/>
        </w:rPr>
      </w:pPr>
      <w:r w:rsidRPr="00537425">
        <w:rPr>
          <w:rFonts w:ascii="Arial" w:hAnsi="Arial" w:cs="Arial"/>
          <w:sz w:val="20"/>
          <w:szCs w:val="20"/>
        </w:rPr>
        <w:t>Fonte: Autor</w:t>
      </w:r>
    </w:p>
    <w:p w14:paraId="75D114A2" w14:textId="69295704" w:rsidR="00AA4D2A" w:rsidRDefault="00AA4D2A" w:rsidP="00BD61B6">
      <w:pPr>
        <w:spacing w:line="360" w:lineRule="auto"/>
        <w:jc w:val="both"/>
        <w:rPr>
          <w:rFonts w:ascii="Arial" w:hAnsi="Arial" w:cs="Arial"/>
          <w:b/>
          <w:bCs/>
        </w:rPr>
      </w:pPr>
      <w:r>
        <w:rPr>
          <w:rFonts w:ascii="Arial" w:hAnsi="Arial" w:cs="Arial"/>
          <w:b/>
          <w:bCs/>
        </w:rPr>
        <w:lastRenderedPageBreak/>
        <w:t>4.2.3 Dispersão</w:t>
      </w:r>
    </w:p>
    <w:p w14:paraId="675DFE43" w14:textId="77777777" w:rsidR="006C5B27" w:rsidRDefault="006C5B27" w:rsidP="00BD61B6">
      <w:pPr>
        <w:spacing w:line="360" w:lineRule="auto"/>
        <w:rPr>
          <w:rFonts w:ascii="Arial" w:hAnsi="Arial" w:cs="Arial"/>
          <w:b/>
          <w:bCs/>
        </w:rPr>
      </w:pPr>
    </w:p>
    <w:p w14:paraId="7877AF30" w14:textId="0D66789D" w:rsidR="00236BFE" w:rsidRDefault="00165A35" w:rsidP="00BD61B6">
      <w:pPr>
        <w:spacing w:line="360" w:lineRule="auto"/>
        <w:jc w:val="both"/>
        <w:rPr>
          <w:rFonts w:ascii="Arial" w:eastAsiaTheme="minorEastAsia" w:hAnsi="Arial" w:cs="Arial"/>
        </w:rPr>
      </w:pPr>
      <w:r>
        <w:rPr>
          <w:rFonts w:ascii="Arial" w:hAnsi="Arial" w:cs="Arial"/>
          <w:b/>
          <w:bCs/>
        </w:rPr>
        <w:tab/>
      </w:r>
      <w:r w:rsidRPr="00165A35">
        <w:rPr>
          <w:rFonts w:ascii="Arial" w:hAnsi="Arial" w:cs="Arial"/>
        </w:rPr>
        <w:t xml:space="preserve">Analisando </w:t>
      </w:r>
      <w:r>
        <w:rPr>
          <w:rFonts w:ascii="Arial" w:hAnsi="Arial" w:cs="Arial"/>
        </w:rPr>
        <w:t>a dispersão do custo (PMSO) em função de cada variável dependente, observa</w:t>
      </w:r>
      <w:r w:rsidR="00845D54">
        <w:rPr>
          <w:rFonts w:ascii="Arial" w:hAnsi="Arial" w:cs="Arial"/>
        </w:rPr>
        <w:t>-se que</w:t>
      </w:r>
      <w:r w:rsidR="009C7B3B">
        <w:rPr>
          <w:rFonts w:ascii="Arial" w:hAnsi="Arial" w:cs="Arial"/>
        </w:rPr>
        <w:t xml:space="preserve"> há um comportamento aparentemente linear para a</w:t>
      </w:r>
      <w:r w:rsidR="005E4397">
        <w:rPr>
          <w:rFonts w:ascii="Arial" w:hAnsi="Arial" w:cs="Arial"/>
        </w:rPr>
        <w:t>s</w:t>
      </w:r>
      <w:r w:rsidR="009C7B3B">
        <w:rPr>
          <w:rFonts w:ascii="Arial" w:hAnsi="Arial" w:cs="Arial"/>
        </w:rPr>
        <w:t xml:space="preserve"> variáveis</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oMath>
      <w:r w:rsidR="005E4397">
        <w:rPr>
          <w:rFonts w:ascii="Arial" w:eastAsiaTheme="minorEastAsia" w:hAnsi="Arial" w:cs="Arial"/>
        </w:rPr>
        <w:t xml:space="preserve"> e </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oMath>
      <w:r w:rsidR="009C7B3B">
        <w:rPr>
          <w:rFonts w:ascii="Arial" w:hAnsi="Arial" w:cs="Arial"/>
        </w:rPr>
        <w:t>.</w:t>
      </w:r>
      <w:r w:rsidR="003A703E">
        <w:rPr>
          <w:rFonts w:ascii="Arial" w:hAnsi="Arial" w:cs="Arial"/>
        </w:rPr>
        <w:t xml:space="preserve"> 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oMath>
      <w:r w:rsidR="003A703E">
        <w:rPr>
          <w:rFonts w:ascii="Arial" w:eastAsiaTheme="minorEastAsia" w:hAnsi="Arial" w:cs="Arial"/>
        </w:rPr>
        <w:t xml:space="preserve"> e </w:t>
      </w:r>
      <w:r w:rsidR="003A703E">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5E4397">
        <w:rPr>
          <w:rFonts w:ascii="Arial" w:eastAsiaTheme="minorEastAsia" w:hAnsi="Arial" w:cs="Arial"/>
        </w:rPr>
        <w:t xml:space="preserve"> apresentam </w:t>
      </w:r>
      <w:r w:rsidR="00842CFD">
        <w:rPr>
          <w:rFonts w:ascii="Arial" w:eastAsiaTheme="minorEastAsia" w:hAnsi="Arial" w:cs="Arial"/>
        </w:rPr>
        <w:t>dispersão incompatíveis com um comportamento linear.</w:t>
      </w:r>
    </w:p>
    <w:p w14:paraId="5B1A068E" w14:textId="029E52DE" w:rsidR="006C5B27" w:rsidRDefault="006C5B27" w:rsidP="00BD61B6">
      <w:pPr>
        <w:spacing w:line="360" w:lineRule="auto"/>
        <w:jc w:val="both"/>
        <w:rPr>
          <w:rFonts w:ascii="Arial" w:hAnsi="Arial" w:cs="Arial"/>
        </w:rPr>
      </w:pPr>
      <w:r>
        <w:rPr>
          <w:rFonts w:ascii="Arial" w:hAnsi="Arial" w:cs="Arial"/>
          <w:b/>
          <w:bCs/>
        </w:rPr>
        <w:tab/>
      </w:r>
      <w:r>
        <w:rPr>
          <w:rFonts w:ascii="Arial" w:hAnsi="Arial" w:cs="Arial"/>
        </w:rPr>
        <w:t xml:space="preserve">A imagem abaixo ilustra </w:t>
      </w:r>
      <w:r w:rsidR="00C56372">
        <w:rPr>
          <w:rFonts w:ascii="Arial" w:hAnsi="Arial" w:cs="Arial"/>
        </w:rPr>
        <w:t>a variação do PMSO em relação as variáveis dependentes. É possível observar um comportamento não-linear para variações extremas nas variáveis dependentes:</w:t>
      </w:r>
    </w:p>
    <w:p w14:paraId="346C8440" w14:textId="77777777" w:rsidR="00537425" w:rsidRDefault="00537425" w:rsidP="00BD61B6">
      <w:pPr>
        <w:spacing w:line="360" w:lineRule="auto"/>
        <w:jc w:val="both"/>
        <w:rPr>
          <w:rFonts w:ascii="Arial" w:hAnsi="Arial" w:cs="Arial"/>
        </w:rPr>
      </w:pPr>
    </w:p>
    <w:p w14:paraId="210C96C4" w14:textId="4CED4E2A" w:rsidR="00236BFE" w:rsidRPr="00537425" w:rsidRDefault="00236BFE" w:rsidP="00BD61B6">
      <w:pPr>
        <w:pStyle w:val="Caption"/>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7</w:t>
      </w:r>
      <w:r w:rsidRPr="00537425">
        <w:rPr>
          <w:rFonts w:ascii="Arial" w:hAnsi="Arial" w:cs="Arial"/>
          <w:i w:val="0"/>
          <w:iCs w:val="0"/>
          <w:color w:val="000000" w:themeColor="text1"/>
          <w:sz w:val="20"/>
          <w:szCs w:val="20"/>
        </w:rPr>
        <w:fldChar w:fldCharType="end"/>
      </w:r>
    </w:p>
    <w:p w14:paraId="731AC2D6" w14:textId="77777777" w:rsidR="00236BFE" w:rsidRPr="00236BFE" w:rsidRDefault="00236BFE" w:rsidP="00BD61B6">
      <w:pPr>
        <w:spacing w:line="360" w:lineRule="auto"/>
        <w:jc w:val="center"/>
        <w:rPr>
          <w:rFonts w:ascii="Arial" w:hAnsi="Arial" w:cs="Arial"/>
          <w:b/>
          <w:bCs/>
          <w:lang w:val="en-US"/>
        </w:rPr>
      </w:pPr>
      <w:r>
        <w:rPr>
          <w:rFonts w:ascii="Arial" w:hAnsi="Arial" w:cs="Arial"/>
          <w:b/>
          <w:bCs/>
          <w:noProof/>
          <w:lang w:val="en-US"/>
        </w:rPr>
        <w:drawing>
          <wp:inline distT="0" distB="0" distL="0" distR="0" wp14:anchorId="425BCACC" wp14:editId="25F4526E">
            <wp:extent cx="5408921" cy="5206085"/>
            <wp:effectExtent l="0" t="0" r="1905" b="0"/>
            <wp:docPr id="105411930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9307" name="Imagem 1054119307"/>
                    <pic:cNvPicPr/>
                  </pic:nvPicPr>
                  <pic:blipFill>
                    <a:blip r:embed="rId19">
                      <a:extLst>
                        <a:ext uri="{28A0092B-C50C-407E-A947-70E740481C1C}">
                          <a14:useLocalDpi xmlns:a14="http://schemas.microsoft.com/office/drawing/2010/main" val="0"/>
                        </a:ext>
                      </a:extLst>
                    </a:blip>
                    <a:stretch>
                      <a:fillRect/>
                    </a:stretch>
                  </pic:blipFill>
                  <pic:spPr>
                    <a:xfrm>
                      <a:off x="0" y="0"/>
                      <a:ext cx="5422953" cy="5219590"/>
                    </a:xfrm>
                    <a:prstGeom prst="rect">
                      <a:avLst/>
                    </a:prstGeom>
                  </pic:spPr>
                </pic:pic>
              </a:graphicData>
            </a:graphic>
          </wp:inline>
        </w:drawing>
      </w:r>
    </w:p>
    <w:p w14:paraId="008751F8" w14:textId="6609A236" w:rsidR="00FF746C" w:rsidRDefault="00236BFE" w:rsidP="00BD61B6">
      <w:pPr>
        <w:spacing w:line="360" w:lineRule="auto"/>
        <w:jc w:val="center"/>
        <w:rPr>
          <w:rFonts w:ascii="Arial" w:hAnsi="Arial" w:cs="Arial"/>
          <w:sz w:val="20"/>
          <w:szCs w:val="20"/>
        </w:rPr>
      </w:pPr>
      <w:r w:rsidRPr="00537425">
        <w:rPr>
          <w:rFonts w:ascii="Arial" w:hAnsi="Arial" w:cs="Arial"/>
          <w:sz w:val="20"/>
          <w:szCs w:val="20"/>
        </w:rPr>
        <w:t>Fonte: Autor</w:t>
      </w:r>
    </w:p>
    <w:p w14:paraId="3B6D577A" w14:textId="77777777" w:rsidR="00537425" w:rsidRDefault="00537425" w:rsidP="00BD61B6">
      <w:pPr>
        <w:spacing w:line="360" w:lineRule="auto"/>
        <w:jc w:val="center"/>
        <w:rPr>
          <w:rFonts w:ascii="Arial" w:hAnsi="Arial" w:cs="Arial"/>
          <w:sz w:val="20"/>
          <w:szCs w:val="20"/>
        </w:rPr>
      </w:pPr>
    </w:p>
    <w:p w14:paraId="2B7D7FF5" w14:textId="77777777" w:rsidR="00A71E06" w:rsidRPr="00537425" w:rsidRDefault="00A71E06" w:rsidP="00BD61B6">
      <w:pPr>
        <w:spacing w:line="360" w:lineRule="auto"/>
        <w:jc w:val="center"/>
        <w:rPr>
          <w:rFonts w:ascii="Arial" w:hAnsi="Arial" w:cs="Arial"/>
          <w:sz w:val="20"/>
          <w:szCs w:val="20"/>
        </w:rPr>
      </w:pPr>
    </w:p>
    <w:p w14:paraId="0A4AF257" w14:textId="0BDE31D6" w:rsidR="00467C95" w:rsidRDefault="00467C95" w:rsidP="00BD61B6">
      <w:pPr>
        <w:spacing w:line="360" w:lineRule="auto"/>
        <w:rPr>
          <w:rFonts w:ascii="Arial" w:hAnsi="Arial" w:cs="Arial"/>
          <w:b/>
          <w:bCs/>
        </w:rPr>
      </w:pPr>
      <w:r w:rsidRPr="004D1198">
        <w:rPr>
          <w:rFonts w:ascii="Arial" w:hAnsi="Arial" w:cs="Arial"/>
          <w:b/>
          <w:bCs/>
        </w:rPr>
        <w:lastRenderedPageBreak/>
        <w:t>4</w:t>
      </w:r>
      <w:r w:rsidR="002775F3" w:rsidRPr="004D1198">
        <w:rPr>
          <w:rFonts w:ascii="Arial" w:hAnsi="Arial" w:cs="Arial"/>
          <w:b/>
          <w:bCs/>
        </w:rPr>
        <w:t>.3.</w:t>
      </w:r>
      <w:r w:rsidRPr="004D1198">
        <w:rPr>
          <w:rFonts w:ascii="Arial" w:hAnsi="Arial" w:cs="Arial"/>
          <w:b/>
          <w:bCs/>
        </w:rPr>
        <w:t xml:space="preserve"> </w:t>
      </w:r>
      <w:r w:rsidR="001D52EF">
        <w:rPr>
          <w:rFonts w:ascii="Arial" w:hAnsi="Arial" w:cs="Arial"/>
          <w:b/>
          <w:bCs/>
        </w:rPr>
        <w:t>Ajuste de m</w:t>
      </w:r>
      <w:r w:rsidRPr="004D1198">
        <w:rPr>
          <w:rFonts w:ascii="Arial" w:hAnsi="Arial" w:cs="Arial"/>
          <w:b/>
          <w:bCs/>
        </w:rPr>
        <w:t>odelo</w:t>
      </w:r>
      <w:r w:rsidR="004D1198" w:rsidRPr="004D1198">
        <w:rPr>
          <w:rFonts w:ascii="Arial" w:hAnsi="Arial" w:cs="Arial"/>
          <w:b/>
          <w:bCs/>
        </w:rPr>
        <w:t xml:space="preserve"> de regressão</w:t>
      </w:r>
      <w:r w:rsidRPr="004D1198">
        <w:rPr>
          <w:rFonts w:ascii="Arial" w:hAnsi="Arial" w:cs="Arial"/>
          <w:b/>
          <w:bCs/>
        </w:rPr>
        <w:t xml:space="preserve"> linear</w:t>
      </w:r>
      <w:r w:rsidR="001D52EF">
        <w:rPr>
          <w:rFonts w:ascii="Arial" w:hAnsi="Arial" w:cs="Arial"/>
          <w:b/>
          <w:bCs/>
        </w:rPr>
        <w:t xml:space="preserve"> múltiplo</w:t>
      </w:r>
    </w:p>
    <w:p w14:paraId="087AB411" w14:textId="77777777" w:rsidR="001D52EF" w:rsidRDefault="001D52EF" w:rsidP="00BD61B6">
      <w:pPr>
        <w:spacing w:line="360" w:lineRule="auto"/>
        <w:rPr>
          <w:rFonts w:ascii="Arial" w:hAnsi="Arial" w:cs="Arial"/>
          <w:b/>
          <w:bCs/>
        </w:rPr>
      </w:pPr>
    </w:p>
    <w:p w14:paraId="15A564CD" w14:textId="0F8D3F85" w:rsidR="004D1198" w:rsidRDefault="001D52EF" w:rsidP="00BD61B6">
      <w:pPr>
        <w:spacing w:line="360" w:lineRule="auto"/>
        <w:jc w:val="both"/>
        <w:rPr>
          <w:rFonts w:ascii="Arial" w:hAnsi="Arial" w:cs="Arial"/>
        </w:rPr>
      </w:pPr>
      <w:r>
        <w:rPr>
          <w:rFonts w:ascii="Arial" w:hAnsi="Arial" w:cs="Arial"/>
        </w:rPr>
        <w:tab/>
        <w:t xml:space="preserve">Após as análises realizadas anteriormente, a fim de verificar a viabilidade da utilização da regressão linear múltipla respeitando </w:t>
      </w:r>
      <w:r w:rsidR="002F4F37">
        <w:rPr>
          <w:rFonts w:ascii="Arial" w:hAnsi="Arial" w:cs="Arial"/>
        </w:rPr>
        <w:t xml:space="preserve">as premissas operacionais descritas anteriormente, foi </w:t>
      </w:r>
      <w:r w:rsidR="004E72A4">
        <w:rPr>
          <w:rFonts w:ascii="Arial" w:hAnsi="Arial" w:cs="Arial"/>
        </w:rPr>
        <w:t>realizado um primeiro ajuste para o modelo.</w:t>
      </w:r>
    </w:p>
    <w:p w14:paraId="6113574D" w14:textId="59BCE97C" w:rsidR="00D70651" w:rsidRDefault="004E72A4" w:rsidP="00BD61B6">
      <w:pPr>
        <w:spacing w:line="360" w:lineRule="auto"/>
        <w:jc w:val="both"/>
        <w:rPr>
          <w:rFonts w:ascii="Arial" w:hAnsi="Arial" w:cs="Arial"/>
        </w:rPr>
      </w:pPr>
      <w:r>
        <w:rPr>
          <w:rFonts w:ascii="Arial" w:hAnsi="Arial" w:cs="Arial"/>
        </w:rPr>
        <w:tab/>
        <w:t xml:space="preserve">Vale ressaltar que </w:t>
      </w:r>
      <w:r w:rsidR="00D52884">
        <w:rPr>
          <w:rFonts w:ascii="Arial" w:hAnsi="Arial" w:cs="Arial"/>
        </w:rPr>
        <w:t>das 8 variáveis dependentes selecionadas para ajuste do modelo, nenhuma se refere ao modelo DEA previamente aplicado para o conjunto de dados aqui estudad</w:t>
      </w:r>
      <w:r w:rsidR="00D2255F">
        <w:rPr>
          <w:rFonts w:ascii="Arial" w:hAnsi="Arial" w:cs="Arial"/>
        </w:rPr>
        <w:t xml:space="preserve">o. </w:t>
      </w:r>
      <w:r w:rsidR="00FE53D7">
        <w:rPr>
          <w:rFonts w:ascii="Arial" w:hAnsi="Arial" w:cs="Arial"/>
        </w:rPr>
        <w:t xml:space="preserve">Abaixo temos os coeficientes obtidos pelo ajuste do </w:t>
      </w:r>
      <w:r w:rsidR="00D70651">
        <w:rPr>
          <w:rFonts w:ascii="Arial" w:hAnsi="Arial" w:cs="Arial"/>
        </w:rPr>
        <w:t>modelo realizado no software R:</w:t>
      </w:r>
    </w:p>
    <w:p w14:paraId="2AF3FC44" w14:textId="77777777" w:rsidR="00537425" w:rsidRDefault="00537425" w:rsidP="00BD61B6">
      <w:pPr>
        <w:spacing w:line="360" w:lineRule="auto"/>
        <w:jc w:val="both"/>
        <w:rPr>
          <w:rFonts w:ascii="Arial" w:hAnsi="Arial" w:cs="Arial"/>
        </w:rPr>
      </w:pPr>
    </w:p>
    <w:p w14:paraId="1890F35D" w14:textId="51F8B4C3" w:rsidR="00D70651" w:rsidRPr="00A71E06" w:rsidRDefault="00D70651" w:rsidP="00BD61B6">
      <w:pPr>
        <w:spacing w:line="360" w:lineRule="auto"/>
        <w:jc w:val="center"/>
        <w:rPr>
          <w:rFonts w:ascii="Arial" w:hAnsi="Arial" w:cs="Arial"/>
          <w:sz w:val="20"/>
          <w:szCs w:val="20"/>
        </w:rPr>
      </w:pPr>
      <w:r w:rsidRPr="00A71E06">
        <w:rPr>
          <w:rFonts w:ascii="Arial" w:hAnsi="Arial" w:cs="Arial"/>
          <w:sz w:val="20"/>
          <w:szCs w:val="20"/>
        </w:rPr>
        <w:t xml:space="preserve">Figure </w:t>
      </w:r>
      <w:r w:rsidR="003B468C" w:rsidRPr="00A71E06">
        <w:rPr>
          <w:rFonts w:ascii="Arial" w:hAnsi="Arial" w:cs="Arial"/>
          <w:sz w:val="20"/>
          <w:szCs w:val="20"/>
        </w:rPr>
        <w:fldChar w:fldCharType="begin"/>
      </w:r>
      <w:r w:rsidR="003B468C" w:rsidRPr="00A71E06">
        <w:rPr>
          <w:rFonts w:ascii="Arial" w:hAnsi="Arial" w:cs="Arial"/>
          <w:sz w:val="20"/>
          <w:szCs w:val="20"/>
        </w:rPr>
        <w:instrText xml:space="preserve"> SEQ Figure \* ARABIC </w:instrText>
      </w:r>
      <w:r w:rsidR="003B468C" w:rsidRPr="00A71E06">
        <w:rPr>
          <w:rFonts w:ascii="Arial" w:hAnsi="Arial" w:cs="Arial"/>
          <w:sz w:val="20"/>
          <w:szCs w:val="20"/>
        </w:rPr>
        <w:fldChar w:fldCharType="separate"/>
      </w:r>
      <w:r w:rsidR="001362FF" w:rsidRPr="00A71E06">
        <w:rPr>
          <w:rFonts w:ascii="Arial" w:hAnsi="Arial" w:cs="Arial"/>
          <w:noProof/>
          <w:sz w:val="20"/>
          <w:szCs w:val="20"/>
        </w:rPr>
        <w:t>1</w:t>
      </w:r>
      <w:r w:rsidR="003B468C" w:rsidRPr="00A71E06">
        <w:rPr>
          <w:rFonts w:ascii="Arial" w:hAnsi="Arial" w:cs="Arial"/>
          <w:sz w:val="20"/>
          <w:szCs w:val="20"/>
        </w:rPr>
        <w:fldChar w:fldCharType="end"/>
      </w:r>
    </w:p>
    <w:p w14:paraId="2EE58237" w14:textId="2DEDA8C2" w:rsidR="00D70651" w:rsidRDefault="00D70651" w:rsidP="00BD61B6">
      <w:pPr>
        <w:spacing w:line="360" w:lineRule="auto"/>
        <w:jc w:val="center"/>
        <w:rPr>
          <w:rFonts w:ascii="Arial" w:hAnsi="Arial" w:cs="Arial"/>
        </w:rPr>
      </w:pPr>
      <w:r>
        <w:rPr>
          <w:rFonts w:ascii="Arial" w:hAnsi="Arial" w:cs="Arial"/>
          <w:b/>
          <w:bCs/>
          <w:noProof/>
        </w:rPr>
        <w:drawing>
          <wp:inline distT="0" distB="0" distL="0" distR="0" wp14:anchorId="116FF392" wp14:editId="3EA12FB3">
            <wp:extent cx="1330441" cy="1800225"/>
            <wp:effectExtent l="0" t="0" r="317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4881" cy="1819764"/>
                    </a:xfrm>
                    <a:prstGeom prst="rect">
                      <a:avLst/>
                    </a:prstGeom>
                    <a:noFill/>
                    <a:ln>
                      <a:noFill/>
                    </a:ln>
                  </pic:spPr>
                </pic:pic>
              </a:graphicData>
            </a:graphic>
          </wp:inline>
        </w:drawing>
      </w:r>
    </w:p>
    <w:p w14:paraId="57920CFE" w14:textId="723771EB" w:rsidR="004D1198" w:rsidRPr="00A71E06" w:rsidRDefault="00D70651" w:rsidP="00BD61B6">
      <w:pPr>
        <w:spacing w:line="360" w:lineRule="auto"/>
        <w:jc w:val="center"/>
        <w:rPr>
          <w:rFonts w:ascii="Arial" w:hAnsi="Arial" w:cs="Arial"/>
          <w:sz w:val="20"/>
          <w:szCs w:val="20"/>
        </w:rPr>
      </w:pPr>
      <w:r w:rsidRPr="00A71E06">
        <w:rPr>
          <w:rFonts w:ascii="Arial" w:hAnsi="Arial" w:cs="Arial"/>
          <w:sz w:val="20"/>
          <w:szCs w:val="20"/>
        </w:rPr>
        <w:t>Fonte: Autor</w:t>
      </w:r>
    </w:p>
    <w:p w14:paraId="391B2C64" w14:textId="77777777" w:rsidR="00537425" w:rsidRPr="00B52CF8" w:rsidRDefault="00537425" w:rsidP="00BD61B6">
      <w:pPr>
        <w:spacing w:line="360" w:lineRule="auto"/>
        <w:jc w:val="center"/>
        <w:rPr>
          <w:rFonts w:ascii="Arial" w:hAnsi="Arial" w:cs="Arial"/>
        </w:rPr>
      </w:pPr>
    </w:p>
    <w:p w14:paraId="14E1CC0E" w14:textId="51DF26A6" w:rsidR="004D1198" w:rsidRDefault="00B4133A" w:rsidP="00BD61B6">
      <w:pPr>
        <w:spacing w:line="360" w:lineRule="auto"/>
        <w:jc w:val="both"/>
        <w:rPr>
          <w:rFonts w:ascii="Arial" w:eastAsiaTheme="minorEastAsia" w:hAnsi="Arial" w:cs="Arial"/>
        </w:rPr>
      </w:pPr>
      <w:r>
        <w:rPr>
          <w:rFonts w:ascii="Arial" w:hAnsi="Arial" w:cs="Arial"/>
        </w:rPr>
        <w:tab/>
        <w:t xml:space="preserve">Apesar de ter apresentado um excelente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=0.92</m:t>
        </m:r>
      </m:oMath>
      <w:r w:rsidR="004112D8">
        <w:rPr>
          <w:rFonts w:ascii="Arial" w:eastAsiaTheme="minorEastAsia" w:hAnsi="Arial" w:cs="Arial"/>
        </w:rPr>
        <w:t xml:space="preserve">, o modelo </w:t>
      </w:r>
      <w:r w:rsidR="009A662A">
        <w:rPr>
          <w:rFonts w:ascii="Arial" w:eastAsiaTheme="minorEastAsia" w:hAnsi="Arial" w:cs="Arial"/>
        </w:rPr>
        <w:t xml:space="preserve">apresentou coeficientes de regressão </w:t>
      </w:r>
      <m:oMath>
        <m:d>
          <m:dPr>
            <m:ctrlPr>
              <w:rPr>
                <w:rFonts w:ascii="Cambria Math" w:eastAsiaTheme="minorEastAsia" w:hAnsi="Cambria Math" w:cs="Arial"/>
                <w:i/>
              </w:rPr>
            </m:ctrlPr>
          </m:dPr>
          <m:e>
            <m:r>
              <w:rPr>
                <w:rFonts w:ascii="Cambria Math" w:eastAsiaTheme="minorEastAsia" w:hAnsi="Cambria Math" w:cs="Arial"/>
              </w:rPr>
              <m:t>β</m:t>
            </m:r>
          </m:e>
        </m:d>
      </m:oMath>
      <w:r w:rsidR="009A662A">
        <w:rPr>
          <w:rFonts w:ascii="Arial" w:eastAsiaTheme="minorEastAsia" w:hAnsi="Arial" w:cs="Arial"/>
        </w:rPr>
        <w:t xml:space="preserve"> com valores negativos, violando </w:t>
      </w:r>
      <w:r w:rsidR="00406FA1">
        <w:rPr>
          <w:rFonts w:ascii="Arial" w:eastAsiaTheme="minorEastAsia" w:hAnsi="Arial" w:cs="Arial"/>
        </w:rPr>
        <w:t>a restrição operacional que represe</w:t>
      </w:r>
      <w:r w:rsidR="0097629A">
        <w:rPr>
          <w:rFonts w:ascii="Arial" w:eastAsiaTheme="minorEastAsia" w:hAnsi="Arial" w:cs="Arial"/>
        </w:rPr>
        <w:t>nta a realidade das concessionárias.</w:t>
      </w:r>
    </w:p>
    <w:p w14:paraId="772AA39D" w14:textId="7152B2A9" w:rsidR="00537425" w:rsidRDefault="00442DA4" w:rsidP="00BD61B6">
      <w:pPr>
        <w:spacing w:line="360" w:lineRule="auto"/>
        <w:jc w:val="both"/>
        <w:rPr>
          <w:rFonts w:ascii="Arial" w:eastAsiaTheme="minorEastAsia" w:hAnsi="Arial" w:cs="Arial"/>
        </w:rPr>
      </w:pPr>
      <w:r>
        <w:rPr>
          <w:rFonts w:ascii="Arial" w:eastAsiaTheme="minorEastAsia" w:hAnsi="Arial" w:cs="Arial"/>
        </w:rPr>
        <w:tab/>
        <w:t xml:space="preserve">Observando </w:t>
      </w:r>
      <w:r w:rsidR="004F723D">
        <w:rPr>
          <w:rFonts w:ascii="Arial" w:eastAsiaTheme="minorEastAsia" w:hAnsi="Arial" w:cs="Arial"/>
        </w:rPr>
        <w:t xml:space="preserve">os pressupostos </w:t>
      </w:r>
      <w:r w:rsidR="005A50AE">
        <w:rPr>
          <w:rFonts w:ascii="Arial" w:eastAsiaTheme="minorEastAsia" w:hAnsi="Arial" w:cs="Arial"/>
        </w:rPr>
        <w:t>do modelo,</w:t>
      </w:r>
      <w:r w:rsidR="004F723D">
        <w:rPr>
          <w:rFonts w:ascii="Arial" w:eastAsiaTheme="minorEastAsia" w:hAnsi="Arial" w:cs="Arial"/>
        </w:rPr>
        <w:t xml:space="preserve"> </w:t>
      </w:r>
      <w:r w:rsidR="00BA3CAA">
        <w:rPr>
          <w:rFonts w:ascii="Arial" w:eastAsiaTheme="minorEastAsia" w:hAnsi="Arial" w:cs="Arial"/>
        </w:rPr>
        <w:t xml:space="preserve">os resultados dos testes de hipótese não foram satisfatórios. O </w:t>
      </w:r>
      <w:r w:rsidR="00E244E9">
        <w:rPr>
          <w:rFonts w:ascii="Arial" w:eastAsiaTheme="minorEastAsia" w:hAnsi="Arial" w:cs="Arial"/>
        </w:rPr>
        <w:t>a hipótese nula do Teste-F foi rejeitada a um nível de significância de 95</w:t>
      </w:r>
      <w:r w:rsidR="005A50AE">
        <w:rPr>
          <w:rFonts w:ascii="Arial" w:eastAsiaTheme="minorEastAsia" w:hAnsi="Arial" w:cs="Arial"/>
        </w:rPr>
        <w:t>%, demonstrando</w:t>
      </w:r>
      <w:r w:rsidR="00E244E9">
        <w:rPr>
          <w:rFonts w:ascii="Arial" w:eastAsiaTheme="minorEastAsia" w:hAnsi="Arial" w:cs="Arial"/>
        </w:rPr>
        <w:t xml:space="preserve"> </w:t>
      </w:r>
      <w:r w:rsidR="005A50AE">
        <w:rPr>
          <w:rFonts w:ascii="Arial" w:eastAsiaTheme="minorEastAsia" w:hAnsi="Arial" w:cs="Arial"/>
        </w:rPr>
        <w:t xml:space="preserve">que os coeficientes de regressão são significativos. Entretanto as </w:t>
      </w:r>
      <w:commentRangeStart w:id="178"/>
      <w:r w:rsidR="005A50AE">
        <w:rPr>
          <w:rFonts w:ascii="Arial" w:eastAsiaTheme="minorEastAsia" w:hAnsi="Arial" w:cs="Arial"/>
        </w:rPr>
        <w:t>hipóteses nulas dos testes de homoscedasticidade</w:t>
      </w:r>
      <w:r w:rsidR="00C56372">
        <w:rPr>
          <w:rFonts w:ascii="Arial" w:eastAsiaTheme="minorEastAsia" w:hAnsi="Arial" w:cs="Arial"/>
        </w:rPr>
        <w:t xml:space="preserve"> (variância constante)</w:t>
      </w:r>
      <w:r w:rsidR="005A50AE">
        <w:rPr>
          <w:rFonts w:ascii="Arial" w:eastAsiaTheme="minorEastAsia" w:hAnsi="Arial" w:cs="Arial"/>
        </w:rPr>
        <w:t xml:space="preserve"> e autocorrelação </w:t>
      </w:r>
      <w:commentRangeEnd w:id="178"/>
      <w:r w:rsidR="00395F55">
        <w:rPr>
          <w:rStyle w:val="CommentReference"/>
        </w:rPr>
        <w:commentReference w:id="178"/>
      </w:r>
      <w:r w:rsidR="005A50AE">
        <w:rPr>
          <w:rFonts w:ascii="Arial" w:eastAsiaTheme="minorEastAsia" w:hAnsi="Arial" w:cs="Arial"/>
        </w:rPr>
        <w:t xml:space="preserve">foram rejeitadas, demostrando </w:t>
      </w:r>
      <w:r w:rsidR="001C606C">
        <w:rPr>
          <w:rFonts w:ascii="Arial" w:eastAsiaTheme="minorEastAsia" w:hAnsi="Arial" w:cs="Arial"/>
        </w:rPr>
        <w:t>que o modelo</w:t>
      </w:r>
      <w:r w:rsidR="00634834">
        <w:rPr>
          <w:rFonts w:ascii="Arial" w:eastAsiaTheme="minorEastAsia" w:hAnsi="Arial" w:cs="Arial"/>
        </w:rPr>
        <w:t xml:space="preserve"> não</w:t>
      </w:r>
      <w:r w:rsidR="001C606C">
        <w:rPr>
          <w:rFonts w:ascii="Arial" w:eastAsiaTheme="minorEastAsia" w:hAnsi="Arial" w:cs="Arial"/>
        </w:rPr>
        <w:t xml:space="preserve"> </w:t>
      </w:r>
      <w:r w:rsidR="00634834">
        <w:rPr>
          <w:rFonts w:ascii="Arial" w:eastAsiaTheme="minorEastAsia" w:hAnsi="Arial" w:cs="Arial"/>
        </w:rPr>
        <w:t xml:space="preserve">possui variância constante </w:t>
      </w:r>
      <w:r w:rsidR="00CC4724">
        <w:rPr>
          <w:rFonts w:ascii="Arial" w:eastAsiaTheme="minorEastAsia" w:hAnsi="Arial" w:cs="Arial"/>
        </w:rPr>
        <w:t xml:space="preserve">e autocorrelação entre as variáveis dependentes. </w:t>
      </w:r>
      <w:r w:rsidR="00CD2504">
        <w:rPr>
          <w:rFonts w:ascii="Arial" w:eastAsiaTheme="minorEastAsia" w:hAnsi="Arial" w:cs="Arial"/>
        </w:rPr>
        <w:t xml:space="preserve"> Por se tratar de dados coletados em painel uma autocorrelação nos dados seria esperada, entretanto para uma questão formal de análise da qualidade do modelo, a aplicação do teste foi mantida. </w:t>
      </w:r>
    </w:p>
    <w:p w14:paraId="3C7348BD" w14:textId="77777777" w:rsidR="00537425" w:rsidRDefault="00537425" w:rsidP="00BD61B6">
      <w:pPr>
        <w:spacing w:line="360" w:lineRule="auto"/>
        <w:jc w:val="both"/>
        <w:rPr>
          <w:rFonts w:ascii="Arial" w:eastAsiaTheme="minorEastAsia" w:hAnsi="Arial" w:cs="Arial"/>
        </w:rPr>
      </w:pPr>
    </w:p>
    <w:p w14:paraId="5F2BF0F9" w14:textId="77777777" w:rsidR="00537425" w:rsidRDefault="00537425" w:rsidP="00BD61B6">
      <w:pPr>
        <w:spacing w:line="360" w:lineRule="auto"/>
        <w:jc w:val="both"/>
        <w:rPr>
          <w:rFonts w:ascii="Arial" w:eastAsiaTheme="minorEastAsia" w:hAnsi="Arial" w:cs="Arial"/>
        </w:rPr>
      </w:pPr>
    </w:p>
    <w:p w14:paraId="1C5F56FB" w14:textId="73D96F6A" w:rsidR="00CC4724" w:rsidRPr="00537425" w:rsidRDefault="00CC4724" w:rsidP="00BD61B6">
      <w:pPr>
        <w:spacing w:line="360" w:lineRule="auto"/>
        <w:jc w:val="center"/>
        <w:rPr>
          <w:rFonts w:ascii="Arial" w:hAnsi="Arial" w:cs="Arial"/>
          <w:i/>
          <w:iCs/>
          <w:color w:val="000000" w:themeColor="text1"/>
          <w:sz w:val="20"/>
          <w:szCs w:val="20"/>
        </w:rPr>
      </w:pPr>
      <w:r w:rsidRPr="00537425">
        <w:rPr>
          <w:rFonts w:ascii="Arial" w:hAnsi="Arial" w:cs="Arial"/>
          <w:color w:val="000000" w:themeColor="text1"/>
          <w:sz w:val="20"/>
          <w:szCs w:val="20"/>
        </w:rPr>
        <w:t xml:space="preserve">Figure </w:t>
      </w:r>
      <w:r w:rsidR="003B468C">
        <w:rPr>
          <w:rFonts w:ascii="Arial" w:hAnsi="Arial" w:cs="Arial"/>
          <w:color w:val="000000" w:themeColor="text1"/>
          <w:sz w:val="20"/>
          <w:szCs w:val="20"/>
        </w:rPr>
        <w:fldChar w:fldCharType="begin"/>
      </w:r>
      <w:r w:rsidR="003B468C">
        <w:rPr>
          <w:rFonts w:ascii="Arial" w:hAnsi="Arial" w:cs="Arial"/>
          <w:color w:val="000000" w:themeColor="text1"/>
          <w:sz w:val="20"/>
          <w:szCs w:val="20"/>
        </w:rPr>
        <w:instrText xml:space="preserve"> SEQ Figure \* ARABIC </w:instrText>
      </w:r>
      <w:r w:rsidR="003B468C">
        <w:rPr>
          <w:rFonts w:ascii="Arial" w:hAnsi="Arial" w:cs="Arial"/>
          <w:color w:val="000000" w:themeColor="text1"/>
          <w:sz w:val="20"/>
          <w:szCs w:val="20"/>
        </w:rPr>
        <w:fldChar w:fldCharType="separate"/>
      </w:r>
      <w:r w:rsidR="001362FF">
        <w:rPr>
          <w:rFonts w:ascii="Arial" w:hAnsi="Arial" w:cs="Arial"/>
          <w:noProof/>
          <w:color w:val="000000" w:themeColor="text1"/>
          <w:sz w:val="20"/>
          <w:szCs w:val="20"/>
        </w:rPr>
        <w:t>2</w:t>
      </w:r>
      <w:r w:rsidR="003B468C">
        <w:rPr>
          <w:rFonts w:ascii="Arial" w:hAnsi="Arial" w:cs="Arial"/>
          <w:color w:val="000000" w:themeColor="text1"/>
          <w:sz w:val="20"/>
          <w:szCs w:val="20"/>
        </w:rPr>
        <w:fldChar w:fldCharType="end"/>
      </w:r>
    </w:p>
    <w:p w14:paraId="20985136" w14:textId="22236A32" w:rsidR="00BA3CAA" w:rsidRPr="00B4133A" w:rsidRDefault="001B2EE2" w:rsidP="00BD61B6">
      <w:pPr>
        <w:spacing w:line="360" w:lineRule="auto"/>
        <w:jc w:val="center"/>
        <w:rPr>
          <w:rFonts w:ascii="Arial" w:hAnsi="Arial" w:cs="Arial"/>
        </w:rPr>
      </w:pPr>
      <w:r>
        <w:rPr>
          <w:noProof/>
        </w:rPr>
        <w:drawing>
          <wp:inline distT="0" distB="0" distL="0" distR="0" wp14:anchorId="43ADCFBD" wp14:editId="0CD03685">
            <wp:extent cx="5327984" cy="694055"/>
            <wp:effectExtent l="0" t="0" r="6350" b="0"/>
            <wp:docPr id="2113266370"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66370" name="Picture 1" descr="A picture containing text, font, line, number&#10;&#10;Description automatically generated"/>
                    <pic:cNvPicPr/>
                  </pic:nvPicPr>
                  <pic:blipFill>
                    <a:blip r:embed="rId21"/>
                    <a:stretch>
                      <a:fillRect/>
                    </a:stretch>
                  </pic:blipFill>
                  <pic:spPr>
                    <a:xfrm>
                      <a:off x="0" y="0"/>
                      <a:ext cx="5368596" cy="699345"/>
                    </a:xfrm>
                    <a:prstGeom prst="rect">
                      <a:avLst/>
                    </a:prstGeom>
                  </pic:spPr>
                </pic:pic>
              </a:graphicData>
            </a:graphic>
          </wp:inline>
        </w:drawing>
      </w:r>
    </w:p>
    <w:p w14:paraId="7D09E1DD" w14:textId="01599194" w:rsidR="00D70651" w:rsidRPr="00537425" w:rsidRDefault="00CC4724" w:rsidP="00BD61B6">
      <w:pPr>
        <w:spacing w:line="360" w:lineRule="auto"/>
        <w:jc w:val="center"/>
        <w:rPr>
          <w:rFonts w:ascii="Arial" w:hAnsi="Arial" w:cs="Arial"/>
          <w:sz w:val="20"/>
          <w:szCs w:val="20"/>
        </w:rPr>
      </w:pPr>
      <w:r w:rsidRPr="00537425">
        <w:rPr>
          <w:rFonts w:ascii="Arial" w:hAnsi="Arial" w:cs="Arial"/>
          <w:sz w:val="20"/>
          <w:szCs w:val="20"/>
        </w:rPr>
        <w:t>Fonte: Autor</w:t>
      </w:r>
    </w:p>
    <w:p w14:paraId="3A4CA32B" w14:textId="77777777" w:rsidR="001B2EE2" w:rsidRDefault="001B2EE2" w:rsidP="00BD61B6">
      <w:pPr>
        <w:spacing w:line="360" w:lineRule="auto"/>
        <w:rPr>
          <w:rFonts w:ascii="Arial" w:hAnsi="Arial" w:cs="Arial"/>
        </w:rPr>
      </w:pPr>
    </w:p>
    <w:p w14:paraId="67249CC3" w14:textId="5EBAAB5B" w:rsidR="00B52CF8" w:rsidRDefault="00DC1D13" w:rsidP="00BD61B6">
      <w:pPr>
        <w:spacing w:line="360" w:lineRule="auto"/>
        <w:rPr>
          <w:rFonts w:ascii="Arial" w:hAnsi="Arial" w:cs="Arial"/>
        </w:rPr>
      </w:pPr>
      <w:r>
        <w:rPr>
          <w:rFonts w:ascii="Arial" w:hAnsi="Arial" w:cs="Arial"/>
        </w:rPr>
        <w:tab/>
        <w:t>Os testes de resíduos também demonstraram a violação do pressuposto de normalidade</w:t>
      </w:r>
      <w:r w:rsidR="0080797F">
        <w:rPr>
          <w:rFonts w:ascii="Arial" w:hAnsi="Arial" w:cs="Arial"/>
        </w:rPr>
        <w:t>, conforme exibido pela tabela abaixo:</w:t>
      </w:r>
    </w:p>
    <w:p w14:paraId="0602A823" w14:textId="77777777" w:rsidR="00537425" w:rsidRDefault="00537425" w:rsidP="00BD61B6">
      <w:pPr>
        <w:spacing w:line="360" w:lineRule="auto"/>
        <w:rPr>
          <w:rFonts w:ascii="Arial" w:hAnsi="Arial" w:cs="Arial"/>
        </w:rPr>
      </w:pPr>
    </w:p>
    <w:p w14:paraId="58E8035A" w14:textId="359B2613" w:rsidR="00B52CF8" w:rsidRPr="00537425" w:rsidRDefault="00B52CF8" w:rsidP="00BD61B6">
      <w:pPr>
        <w:pStyle w:val="Caption"/>
        <w:keepNext/>
        <w:spacing w:after="0" w:line="360" w:lineRule="auto"/>
        <w:jc w:val="center"/>
        <w:rPr>
          <w:sz w:val="14"/>
          <w:szCs w:val="14"/>
        </w:rPr>
      </w:pPr>
      <w:r w:rsidRPr="00537425">
        <w:rPr>
          <w:rFonts w:ascii="Arial" w:hAnsi="Arial" w:cs="Arial"/>
          <w:i w:val="0"/>
          <w:iCs w:val="0"/>
          <w:color w:val="000000" w:themeColor="text1"/>
          <w:sz w:val="20"/>
          <w:szCs w:val="20"/>
        </w:rPr>
        <w:t xml:space="preserve">Figure </w:t>
      </w:r>
      <w:r w:rsidR="003B468C">
        <w:rPr>
          <w:rFonts w:ascii="Arial" w:hAnsi="Arial" w:cs="Arial"/>
          <w:i w:val="0"/>
          <w:iCs w:val="0"/>
          <w:color w:val="000000" w:themeColor="text1"/>
          <w:sz w:val="20"/>
          <w:szCs w:val="20"/>
        </w:rPr>
        <w:fldChar w:fldCharType="begin"/>
      </w:r>
      <w:r w:rsidR="003B468C">
        <w:rPr>
          <w:rFonts w:ascii="Arial" w:hAnsi="Arial" w:cs="Arial"/>
          <w:i w:val="0"/>
          <w:iCs w:val="0"/>
          <w:color w:val="000000" w:themeColor="text1"/>
          <w:sz w:val="20"/>
          <w:szCs w:val="20"/>
        </w:rPr>
        <w:instrText xml:space="preserve"> SEQ Figure \* ARABIC </w:instrText>
      </w:r>
      <w:r w:rsidR="003B468C">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3</w:t>
      </w:r>
      <w:r w:rsidR="003B468C">
        <w:rPr>
          <w:rFonts w:ascii="Arial" w:hAnsi="Arial" w:cs="Arial"/>
          <w:i w:val="0"/>
          <w:iCs w:val="0"/>
          <w:color w:val="000000" w:themeColor="text1"/>
          <w:sz w:val="20"/>
          <w:szCs w:val="20"/>
        </w:rPr>
        <w:fldChar w:fldCharType="end"/>
      </w:r>
    </w:p>
    <w:p w14:paraId="408B62FD" w14:textId="567958A2" w:rsidR="00B52CF8" w:rsidRPr="00805044" w:rsidRDefault="0068627E" w:rsidP="00BD61B6">
      <w:pPr>
        <w:spacing w:line="360" w:lineRule="auto"/>
        <w:jc w:val="center"/>
        <w:rPr>
          <w:rFonts w:ascii="Arial" w:hAnsi="Arial" w:cs="Arial"/>
        </w:rPr>
      </w:pPr>
      <w:r>
        <w:rPr>
          <w:noProof/>
        </w:rPr>
        <w:drawing>
          <wp:inline distT="0" distB="0" distL="0" distR="0" wp14:anchorId="084A109A" wp14:editId="22533100">
            <wp:extent cx="5278124" cy="822960"/>
            <wp:effectExtent l="0" t="0" r="0" b="0"/>
            <wp:docPr id="38446137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1378" name="Picture 1" descr="A picture containing text, screenshot, font, line&#10;&#10;Description automatically generated"/>
                    <pic:cNvPicPr/>
                  </pic:nvPicPr>
                  <pic:blipFill>
                    <a:blip r:embed="rId22"/>
                    <a:stretch>
                      <a:fillRect/>
                    </a:stretch>
                  </pic:blipFill>
                  <pic:spPr>
                    <a:xfrm>
                      <a:off x="0" y="0"/>
                      <a:ext cx="5278124" cy="822960"/>
                    </a:xfrm>
                    <a:prstGeom prst="rect">
                      <a:avLst/>
                    </a:prstGeom>
                  </pic:spPr>
                </pic:pic>
              </a:graphicData>
            </a:graphic>
          </wp:inline>
        </w:drawing>
      </w:r>
    </w:p>
    <w:p w14:paraId="5E58C3AB" w14:textId="06CC757F" w:rsidR="00B52CF8" w:rsidRPr="00537425" w:rsidRDefault="00B52CF8" w:rsidP="00BD61B6">
      <w:pPr>
        <w:spacing w:line="360" w:lineRule="auto"/>
        <w:jc w:val="center"/>
        <w:rPr>
          <w:rFonts w:ascii="Arial" w:hAnsi="Arial" w:cs="Arial"/>
          <w:sz w:val="20"/>
          <w:szCs w:val="20"/>
        </w:rPr>
      </w:pPr>
      <w:r w:rsidRPr="00537425">
        <w:rPr>
          <w:rFonts w:ascii="Arial" w:hAnsi="Arial" w:cs="Arial"/>
          <w:sz w:val="20"/>
          <w:szCs w:val="20"/>
        </w:rPr>
        <w:t>Fonte: Autor</w:t>
      </w:r>
    </w:p>
    <w:p w14:paraId="03EBF277" w14:textId="77777777" w:rsidR="001B2EE2" w:rsidRDefault="001B2EE2" w:rsidP="00BD61B6">
      <w:pPr>
        <w:spacing w:line="360" w:lineRule="auto"/>
        <w:rPr>
          <w:rFonts w:ascii="Arial" w:hAnsi="Arial" w:cs="Arial"/>
        </w:rPr>
      </w:pPr>
    </w:p>
    <w:p w14:paraId="125830A1" w14:textId="004576D1" w:rsidR="00B27F33" w:rsidRDefault="00B52CF8" w:rsidP="00BD61B6">
      <w:pPr>
        <w:spacing w:line="360" w:lineRule="auto"/>
        <w:rPr>
          <w:rFonts w:ascii="Arial" w:hAnsi="Arial" w:cs="Arial"/>
        </w:rPr>
      </w:pPr>
      <w:r>
        <w:rPr>
          <w:rFonts w:ascii="Arial" w:hAnsi="Arial" w:cs="Arial"/>
        </w:rPr>
        <w:tab/>
        <w:t xml:space="preserve">Por fim, é possível observar a inadequação dos modelos observando os </w:t>
      </w:r>
      <w:r w:rsidR="00B27F33">
        <w:rPr>
          <w:rFonts w:ascii="Arial" w:hAnsi="Arial" w:cs="Arial"/>
        </w:rPr>
        <w:t>gráficos dos resíduos do ajuste:</w:t>
      </w:r>
    </w:p>
    <w:p w14:paraId="4D643FAB" w14:textId="77777777" w:rsidR="009C2394" w:rsidRDefault="009C2394" w:rsidP="00BD61B6">
      <w:pPr>
        <w:spacing w:line="360" w:lineRule="auto"/>
        <w:rPr>
          <w:rFonts w:ascii="Arial" w:hAnsi="Arial" w:cs="Arial"/>
        </w:rPr>
      </w:pPr>
    </w:p>
    <w:p w14:paraId="36BC3893" w14:textId="720181ED" w:rsidR="00214932" w:rsidRPr="00537425" w:rsidRDefault="00214932">
      <w:pPr>
        <w:pStyle w:val="Caption"/>
        <w:keepNext/>
        <w:spacing w:after="0" w:line="360" w:lineRule="auto"/>
        <w:jc w:val="center"/>
        <w:rPr>
          <w:rFonts w:ascii="Arial" w:hAnsi="Arial" w:cs="Arial"/>
          <w:i w:val="0"/>
          <w:iCs w:val="0"/>
          <w:color w:val="000000" w:themeColor="text1"/>
          <w:sz w:val="20"/>
          <w:szCs w:val="20"/>
        </w:rPr>
        <w:pPrChange w:id="179" w:author="Igor Mazzeto" w:date="2023-04-30T11:20:00Z">
          <w:pPr>
            <w:pStyle w:val="Caption"/>
            <w:keepNext/>
            <w:spacing w:after="100" w:afterAutospacing="1" w:line="360" w:lineRule="auto"/>
            <w:jc w:val="center"/>
          </w:pPr>
        </w:pPrChange>
      </w:pPr>
      <w:r w:rsidRPr="00537425">
        <w:rPr>
          <w:rFonts w:ascii="Arial" w:hAnsi="Arial" w:cs="Arial"/>
          <w:i w:val="0"/>
          <w:iCs w:val="0"/>
          <w:color w:val="000000" w:themeColor="text1"/>
          <w:sz w:val="20"/>
          <w:szCs w:val="20"/>
        </w:rPr>
        <w:t xml:space="preserve">Figure </w:t>
      </w:r>
      <w:r w:rsidR="003B468C">
        <w:rPr>
          <w:rFonts w:ascii="Arial" w:hAnsi="Arial" w:cs="Arial"/>
          <w:i w:val="0"/>
          <w:iCs w:val="0"/>
          <w:color w:val="000000" w:themeColor="text1"/>
          <w:sz w:val="20"/>
          <w:szCs w:val="20"/>
        </w:rPr>
        <w:fldChar w:fldCharType="begin"/>
      </w:r>
      <w:r w:rsidR="003B468C">
        <w:rPr>
          <w:rFonts w:ascii="Arial" w:hAnsi="Arial" w:cs="Arial"/>
          <w:i w:val="0"/>
          <w:iCs w:val="0"/>
          <w:color w:val="000000" w:themeColor="text1"/>
          <w:sz w:val="20"/>
          <w:szCs w:val="20"/>
        </w:rPr>
        <w:instrText xml:space="preserve"> SEQ Figure \* ARABIC </w:instrText>
      </w:r>
      <w:r w:rsidR="003B468C">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4</w:t>
      </w:r>
      <w:r w:rsidR="003B468C">
        <w:rPr>
          <w:rFonts w:ascii="Arial" w:hAnsi="Arial" w:cs="Arial"/>
          <w:i w:val="0"/>
          <w:iCs w:val="0"/>
          <w:color w:val="000000" w:themeColor="text1"/>
          <w:sz w:val="20"/>
          <w:szCs w:val="20"/>
        </w:rPr>
        <w:fldChar w:fldCharType="end"/>
      </w:r>
    </w:p>
    <w:p w14:paraId="61A1D788" w14:textId="77777777" w:rsidR="0053405B" w:rsidRDefault="00214932">
      <w:pPr>
        <w:spacing w:line="360" w:lineRule="auto"/>
        <w:jc w:val="center"/>
        <w:rPr>
          <w:rFonts w:ascii="Arial" w:hAnsi="Arial" w:cs="Arial"/>
          <w:sz w:val="20"/>
          <w:szCs w:val="20"/>
        </w:rPr>
      </w:pPr>
      <w:r>
        <w:rPr>
          <w:rFonts w:ascii="Arial" w:hAnsi="Arial" w:cs="Arial"/>
          <w:noProof/>
        </w:rPr>
        <w:drawing>
          <wp:inline distT="0" distB="0" distL="0" distR="0" wp14:anchorId="04641C16" wp14:editId="767EE0A4">
            <wp:extent cx="3183871" cy="3302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6646" cy="3304877"/>
                    </a:xfrm>
                    <a:prstGeom prst="rect">
                      <a:avLst/>
                    </a:prstGeom>
                    <a:noFill/>
                    <a:ln>
                      <a:noFill/>
                    </a:ln>
                  </pic:spPr>
                </pic:pic>
              </a:graphicData>
            </a:graphic>
          </wp:inline>
        </w:drawing>
      </w:r>
    </w:p>
    <w:p w14:paraId="6FADE04F" w14:textId="3AAEDEB0" w:rsidR="00214932" w:rsidRDefault="00214932" w:rsidP="0053405B">
      <w:pPr>
        <w:spacing w:line="360" w:lineRule="auto"/>
        <w:jc w:val="center"/>
        <w:rPr>
          <w:rFonts w:ascii="Arial" w:hAnsi="Arial" w:cs="Arial"/>
          <w:sz w:val="20"/>
          <w:szCs w:val="20"/>
        </w:rPr>
      </w:pPr>
      <w:r w:rsidRPr="00537425">
        <w:rPr>
          <w:rFonts w:ascii="Arial" w:hAnsi="Arial" w:cs="Arial"/>
          <w:sz w:val="20"/>
          <w:szCs w:val="20"/>
        </w:rPr>
        <w:t>Fonte: Autor</w:t>
      </w:r>
    </w:p>
    <w:p w14:paraId="785E4FC4" w14:textId="77777777" w:rsidR="00537425" w:rsidRPr="00537425" w:rsidRDefault="00537425" w:rsidP="00BD61B6">
      <w:pPr>
        <w:spacing w:line="360" w:lineRule="auto"/>
        <w:jc w:val="center"/>
        <w:rPr>
          <w:rFonts w:ascii="Arial" w:hAnsi="Arial" w:cs="Arial"/>
          <w:sz w:val="20"/>
          <w:szCs w:val="20"/>
        </w:rPr>
      </w:pPr>
    </w:p>
    <w:p w14:paraId="1305C248" w14:textId="3DF3B745" w:rsidR="00214932" w:rsidRDefault="00214932" w:rsidP="00BD61B6">
      <w:pPr>
        <w:spacing w:line="360" w:lineRule="auto"/>
        <w:jc w:val="both"/>
        <w:rPr>
          <w:rFonts w:ascii="Arial" w:hAnsi="Arial" w:cs="Arial"/>
        </w:rPr>
      </w:pPr>
      <w:r>
        <w:rPr>
          <w:rFonts w:ascii="Arial" w:hAnsi="Arial" w:cs="Arial"/>
        </w:rPr>
        <w:tab/>
        <w:t>No</w:t>
      </w:r>
      <w:r w:rsidR="00C837FB">
        <w:rPr>
          <w:rFonts w:ascii="Arial" w:hAnsi="Arial" w:cs="Arial"/>
        </w:rPr>
        <w:t xml:space="preserve"> </w:t>
      </w:r>
      <w:r w:rsidR="00BF2603">
        <w:rPr>
          <w:rFonts w:ascii="Arial" w:hAnsi="Arial" w:cs="Arial"/>
        </w:rPr>
        <w:t>quadrante número</w:t>
      </w:r>
      <w:r w:rsidR="00577894">
        <w:rPr>
          <w:rFonts w:ascii="Arial" w:hAnsi="Arial" w:cs="Arial"/>
        </w:rPr>
        <w:t xml:space="preserve"> 1, é possível verificar a não aderência dos resíduos </w:t>
      </w:r>
      <w:r w:rsidR="00C837FB">
        <w:rPr>
          <w:rFonts w:ascii="Arial" w:hAnsi="Arial" w:cs="Arial"/>
        </w:rPr>
        <w:t xml:space="preserve">ao gráfico de probabilidade normal, onde há </w:t>
      </w:r>
      <w:r w:rsidR="00BF2603">
        <w:rPr>
          <w:rFonts w:ascii="Arial" w:hAnsi="Arial" w:cs="Arial"/>
        </w:rPr>
        <w:t xml:space="preserve">observações discrepantes da linha de normalidade. Já no quadrante </w:t>
      </w:r>
      <w:r w:rsidR="00505D9E">
        <w:rPr>
          <w:rFonts w:ascii="Arial" w:hAnsi="Arial" w:cs="Arial"/>
        </w:rPr>
        <w:t xml:space="preserve">de número 2, tem-se a evidência </w:t>
      </w:r>
      <w:r w:rsidR="00145ADA">
        <w:rPr>
          <w:rFonts w:ascii="Arial" w:hAnsi="Arial" w:cs="Arial"/>
        </w:rPr>
        <w:t>gráfica da forma de um “funil” irregular, indicando uma variância não constante.</w:t>
      </w:r>
    </w:p>
    <w:p w14:paraId="4016FB54" w14:textId="3485BBEC" w:rsidR="00B52CF8" w:rsidRDefault="00145ADA" w:rsidP="00BD61B6">
      <w:pPr>
        <w:spacing w:line="360" w:lineRule="auto"/>
        <w:jc w:val="both"/>
        <w:rPr>
          <w:rFonts w:ascii="Arial" w:hAnsi="Arial" w:cs="Arial"/>
        </w:rPr>
      </w:pPr>
      <w:r>
        <w:rPr>
          <w:rFonts w:ascii="Arial" w:hAnsi="Arial" w:cs="Arial"/>
        </w:rPr>
        <w:tab/>
        <w:t xml:space="preserve">Dessa forma, </w:t>
      </w:r>
      <w:r w:rsidR="006E0B88">
        <w:rPr>
          <w:rFonts w:ascii="Arial" w:hAnsi="Arial" w:cs="Arial"/>
        </w:rPr>
        <w:t xml:space="preserve">conclui-se que o ajuste de um modelo de regressão linear múltipla não é </w:t>
      </w:r>
      <w:r w:rsidR="00C60A27">
        <w:rPr>
          <w:rFonts w:ascii="Arial" w:hAnsi="Arial" w:cs="Arial"/>
        </w:rPr>
        <w:t xml:space="preserve">adequado para </w:t>
      </w:r>
      <w:r w:rsidR="00B87C02">
        <w:rPr>
          <w:rFonts w:ascii="Arial" w:hAnsi="Arial" w:cs="Arial"/>
        </w:rPr>
        <w:t>representar o PMSO em função das variáveis aqui selecionadas.</w:t>
      </w:r>
    </w:p>
    <w:p w14:paraId="2B43A14E" w14:textId="77777777" w:rsidR="003B40AF" w:rsidRDefault="004B4B24" w:rsidP="00BD61B6">
      <w:pPr>
        <w:spacing w:line="360" w:lineRule="auto"/>
        <w:jc w:val="both"/>
        <w:rPr>
          <w:rFonts w:ascii="Arial" w:eastAsiaTheme="minorEastAsia" w:hAnsi="Arial" w:cs="Arial"/>
        </w:rPr>
      </w:pPr>
      <w:r>
        <w:rPr>
          <w:rFonts w:ascii="Arial" w:hAnsi="Arial" w:cs="Arial"/>
        </w:rPr>
        <w:tab/>
        <w:t xml:space="preserve">Apesar das inadequações e violação dos pressupostos do modelo, quando se analisa os valores estimados versus os valores observados, obtém-se um resultado interessante, resultado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Pr>
          <w:rFonts w:ascii="Arial" w:eastAsiaTheme="minorEastAsia" w:hAnsi="Arial" w:cs="Arial"/>
        </w:rPr>
        <w:t xml:space="preserve"> elevado</w:t>
      </w:r>
      <w:r w:rsidR="003B40AF">
        <w:rPr>
          <w:rFonts w:ascii="Arial" w:eastAsiaTheme="minorEastAsia" w:hAnsi="Arial" w:cs="Arial"/>
        </w:rPr>
        <w:t xml:space="preserve">. </w:t>
      </w:r>
    </w:p>
    <w:p w14:paraId="78B6325B" w14:textId="0E687A8F" w:rsidR="003B40AF" w:rsidRPr="003B40AF" w:rsidRDefault="003B40AF" w:rsidP="003B40AF">
      <w:pPr>
        <w:spacing w:line="360" w:lineRule="auto"/>
        <w:ind w:firstLine="708"/>
        <w:jc w:val="both"/>
        <w:rPr>
          <w:rFonts w:ascii="Arial" w:eastAsiaTheme="minorEastAsia" w:hAnsi="Arial" w:cs="Arial"/>
        </w:rPr>
      </w:pPr>
      <w:r>
        <w:rPr>
          <w:rFonts w:ascii="Arial" w:eastAsiaTheme="minorEastAsia" w:hAnsi="Arial" w:cs="Arial"/>
        </w:rPr>
        <w:t>É importante destacar as diferenças que existem entre companhias que tem maior cobertura, de companhias mais enxutas que atuam no SEB.</w:t>
      </w:r>
      <w:r w:rsidR="007E3045">
        <w:rPr>
          <w:rFonts w:ascii="Arial" w:eastAsiaTheme="minorEastAsia" w:hAnsi="Arial" w:cs="Arial"/>
        </w:rPr>
        <w:t xml:space="preserve"> Tais diferenças são observadas no boxplot apresentado anteriormente onde os valores de PMSO ao longo dos anos é apresentado para cada operadora. Dessa forma, para mitigar tais distorções, tomamos o logaritmo dos valores estimados e observados para o cálculo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bem como a construção do gráfico contendo tal ajuste:</w:t>
      </w:r>
    </w:p>
    <w:p w14:paraId="07953022" w14:textId="77777777" w:rsidR="004B4B24" w:rsidRDefault="004B4B24" w:rsidP="00BD61B6">
      <w:pPr>
        <w:spacing w:line="360" w:lineRule="auto"/>
        <w:jc w:val="both"/>
        <w:rPr>
          <w:rFonts w:ascii="Arial" w:eastAsiaTheme="minorEastAsia" w:hAnsi="Arial" w:cs="Arial"/>
        </w:rPr>
      </w:pPr>
    </w:p>
    <w:p w14:paraId="6BE2FDA8" w14:textId="77777777" w:rsidR="003B468C" w:rsidRDefault="003B468C" w:rsidP="00BD61B6">
      <w:pPr>
        <w:pStyle w:val="Caption"/>
        <w:keepNext/>
        <w:spacing w:after="0" w:line="360" w:lineRule="auto"/>
        <w:jc w:val="center"/>
        <w:rPr>
          <w:rFonts w:ascii="Arial" w:hAnsi="Arial" w:cs="Arial"/>
          <w:i w:val="0"/>
          <w:iCs w:val="0"/>
          <w:color w:val="000000" w:themeColor="text1"/>
          <w:sz w:val="24"/>
          <w:szCs w:val="24"/>
        </w:rPr>
        <w:sectPr w:rsidR="003B468C" w:rsidSect="00FF2A04">
          <w:type w:val="continuous"/>
          <w:pgSz w:w="11900" w:h="16840"/>
          <w:pgMar w:top="1417" w:right="1701" w:bottom="1417" w:left="1701" w:header="708" w:footer="708" w:gutter="0"/>
          <w:cols w:space="708"/>
          <w:docGrid w:linePitch="360"/>
        </w:sectPr>
      </w:pPr>
    </w:p>
    <w:p w14:paraId="22A83CBE" w14:textId="204133F6" w:rsidR="004432C0" w:rsidRPr="00DD7F6E" w:rsidRDefault="004432C0" w:rsidP="00BD61B6">
      <w:pPr>
        <w:pStyle w:val="Caption"/>
        <w:keepNext/>
        <w:spacing w:after="0" w:line="360" w:lineRule="auto"/>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003B468C" w:rsidRPr="00DD7F6E">
        <w:rPr>
          <w:rFonts w:ascii="Arial" w:hAnsi="Arial" w:cs="Arial"/>
          <w:i w:val="0"/>
          <w:iCs w:val="0"/>
          <w:color w:val="000000" w:themeColor="text1"/>
          <w:sz w:val="20"/>
          <w:szCs w:val="20"/>
        </w:rPr>
        <w:fldChar w:fldCharType="begin"/>
      </w:r>
      <w:r w:rsidR="003B468C" w:rsidRPr="00DD7F6E">
        <w:rPr>
          <w:rFonts w:ascii="Arial" w:hAnsi="Arial" w:cs="Arial"/>
          <w:i w:val="0"/>
          <w:iCs w:val="0"/>
          <w:color w:val="000000" w:themeColor="text1"/>
          <w:sz w:val="20"/>
          <w:szCs w:val="20"/>
        </w:rPr>
        <w:instrText xml:space="preserve"> SEQ Figure \* ARABIC </w:instrText>
      </w:r>
      <w:r w:rsidR="003B468C"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5</w:t>
      </w:r>
      <w:r w:rsidR="003B468C" w:rsidRPr="00DD7F6E">
        <w:rPr>
          <w:rFonts w:ascii="Arial" w:hAnsi="Arial" w:cs="Arial"/>
          <w:i w:val="0"/>
          <w:iCs w:val="0"/>
          <w:color w:val="000000" w:themeColor="text1"/>
          <w:sz w:val="20"/>
          <w:szCs w:val="20"/>
        </w:rPr>
        <w:fldChar w:fldCharType="end"/>
      </w:r>
    </w:p>
    <w:p w14:paraId="4F2AE343" w14:textId="77777777" w:rsidR="0053405B" w:rsidRDefault="005D70F2" w:rsidP="0053405B">
      <w:pPr>
        <w:spacing w:line="360" w:lineRule="auto"/>
        <w:jc w:val="center"/>
      </w:pPr>
      <w:r>
        <w:rPr>
          <w:rFonts w:ascii="Arial" w:eastAsiaTheme="minorEastAsia" w:hAnsi="Arial" w:cs="Arial"/>
          <w:noProof/>
        </w:rPr>
        <w:drawing>
          <wp:inline distT="0" distB="0" distL="0" distR="0" wp14:anchorId="6B4F6A23" wp14:editId="7FEBF557">
            <wp:extent cx="2440606" cy="2377440"/>
            <wp:effectExtent l="19050" t="19050" r="17145" b="2286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40606" cy="2377440"/>
                    </a:xfrm>
                    <a:prstGeom prst="rect">
                      <a:avLst/>
                    </a:prstGeom>
                    <a:ln>
                      <a:solidFill>
                        <a:schemeClr val="tx1"/>
                      </a:solidFill>
                    </a:ln>
                  </pic:spPr>
                </pic:pic>
              </a:graphicData>
            </a:graphic>
          </wp:inline>
        </w:drawing>
      </w:r>
    </w:p>
    <w:p w14:paraId="1DA37608" w14:textId="15656DB7" w:rsidR="0053405B" w:rsidRDefault="0053405B" w:rsidP="0053405B">
      <w:pPr>
        <w:spacing w:line="360" w:lineRule="auto"/>
        <w:jc w:val="center"/>
      </w:pPr>
      <w:r>
        <w:t>Fonte: Autor</w:t>
      </w:r>
    </w:p>
    <w:p w14:paraId="0E8BE97A" w14:textId="0170FD7F" w:rsidR="0053405B" w:rsidRPr="0053405B" w:rsidRDefault="0053405B" w:rsidP="0053405B">
      <w:pPr>
        <w:spacing w:line="360" w:lineRule="auto"/>
        <w:jc w:val="center"/>
        <w:rPr>
          <w:rFonts w:ascii="Arial" w:hAnsi="Arial" w:cs="Arial"/>
          <w:sz w:val="20"/>
          <w:szCs w:val="20"/>
        </w:rPr>
      </w:pPr>
      <w:r w:rsidRPr="0053405B">
        <w:rPr>
          <w:rFonts w:ascii="Arial" w:hAnsi="Arial" w:cs="Arial"/>
          <w:sz w:val="20"/>
          <w:szCs w:val="20"/>
        </w:rPr>
        <w:t xml:space="preserve">Figure </w:t>
      </w:r>
      <w:r w:rsidRPr="0053405B">
        <w:rPr>
          <w:rFonts w:ascii="Arial" w:hAnsi="Arial" w:cs="Arial"/>
          <w:sz w:val="20"/>
          <w:szCs w:val="20"/>
        </w:rPr>
        <w:fldChar w:fldCharType="begin"/>
      </w:r>
      <w:r w:rsidRPr="0053405B">
        <w:rPr>
          <w:rFonts w:ascii="Arial" w:hAnsi="Arial" w:cs="Arial"/>
          <w:sz w:val="20"/>
          <w:szCs w:val="20"/>
        </w:rPr>
        <w:instrText xml:space="preserve"> SEQ Figure \* ARABIC </w:instrText>
      </w:r>
      <w:r w:rsidRPr="0053405B">
        <w:rPr>
          <w:rFonts w:ascii="Arial" w:hAnsi="Arial" w:cs="Arial"/>
          <w:sz w:val="20"/>
          <w:szCs w:val="20"/>
        </w:rPr>
        <w:fldChar w:fldCharType="separate"/>
      </w:r>
      <w:r w:rsidR="001362FF">
        <w:rPr>
          <w:rFonts w:ascii="Arial" w:hAnsi="Arial" w:cs="Arial"/>
          <w:noProof/>
          <w:sz w:val="20"/>
          <w:szCs w:val="20"/>
        </w:rPr>
        <w:t>6</w:t>
      </w:r>
      <w:r w:rsidRPr="0053405B">
        <w:rPr>
          <w:rFonts w:ascii="Arial" w:hAnsi="Arial" w:cs="Arial"/>
          <w:sz w:val="20"/>
          <w:szCs w:val="20"/>
        </w:rPr>
        <w:fldChar w:fldCharType="end"/>
      </w:r>
    </w:p>
    <w:p w14:paraId="6F49575D" w14:textId="77777777" w:rsidR="0053405B" w:rsidRDefault="0053405B" w:rsidP="00BD61B6">
      <w:pPr>
        <w:spacing w:line="360" w:lineRule="auto"/>
        <w:rPr>
          <w:rFonts w:ascii="Arial" w:hAnsi="Arial" w:cs="Arial"/>
          <w:b/>
          <w:bCs/>
        </w:rPr>
      </w:pPr>
      <w:r>
        <w:rPr>
          <w:rFonts w:ascii="Arial" w:hAnsi="Arial" w:cs="Arial"/>
          <w:b/>
          <w:bCs/>
          <w:noProof/>
        </w:rPr>
        <w:drawing>
          <wp:inline distT="0" distB="0" distL="0" distR="0" wp14:anchorId="5919E209" wp14:editId="5DCEDD3F">
            <wp:extent cx="2440730" cy="2377440"/>
            <wp:effectExtent l="19050" t="19050" r="17145" b="22860"/>
            <wp:docPr id="98937863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8637" name="Imagem 989378637"/>
                    <pic:cNvPicPr/>
                  </pic:nvPicPr>
                  <pic:blipFill>
                    <a:blip r:embed="rId25">
                      <a:extLst>
                        <a:ext uri="{28A0092B-C50C-407E-A947-70E740481C1C}">
                          <a14:useLocalDpi xmlns:a14="http://schemas.microsoft.com/office/drawing/2010/main" val="0"/>
                        </a:ext>
                      </a:extLst>
                    </a:blip>
                    <a:stretch>
                      <a:fillRect/>
                    </a:stretch>
                  </pic:blipFill>
                  <pic:spPr>
                    <a:xfrm>
                      <a:off x="0" y="0"/>
                      <a:ext cx="2440730" cy="2377440"/>
                    </a:xfrm>
                    <a:prstGeom prst="rect">
                      <a:avLst/>
                    </a:prstGeom>
                    <a:ln>
                      <a:solidFill>
                        <a:schemeClr val="tx1"/>
                      </a:solidFill>
                    </a:ln>
                  </pic:spPr>
                </pic:pic>
              </a:graphicData>
            </a:graphic>
          </wp:inline>
        </w:drawing>
      </w:r>
    </w:p>
    <w:p w14:paraId="7E29F4AA" w14:textId="6F95EEE3" w:rsidR="0053405B" w:rsidRPr="0053405B" w:rsidRDefault="0053405B" w:rsidP="0053405B">
      <w:pPr>
        <w:spacing w:line="360" w:lineRule="auto"/>
        <w:jc w:val="center"/>
        <w:rPr>
          <w:rFonts w:ascii="Arial" w:hAnsi="Arial" w:cs="Arial"/>
          <w:sz w:val="20"/>
          <w:szCs w:val="20"/>
        </w:rPr>
        <w:sectPr w:rsidR="0053405B" w:rsidRPr="0053405B" w:rsidSect="003B468C">
          <w:type w:val="continuous"/>
          <w:pgSz w:w="11900" w:h="16840"/>
          <w:pgMar w:top="1417" w:right="1701" w:bottom="1417" w:left="1701" w:header="708" w:footer="708" w:gutter="0"/>
          <w:cols w:num="2" w:space="708"/>
          <w:docGrid w:linePitch="360"/>
        </w:sectPr>
      </w:pPr>
      <w:r w:rsidRPr="0053405B">
        <w:rPr>
          <w:rFonts w:ascii="Arial" w:hAnsi="Arial" w:cs="Arial"/>
          <w:sz w:val="20"/>
          <w:szCs w:val="20"/>
        </w:rPr>
        <w:t>Fonte: Autor</w:t>
      </w:r>
    </w:p>
    <w:p w14:paraId="6E0EB539" w14:textId="77777777" w:rsidR="004D1198" w:rsidRPr="004664CE" w:rsidRDefault="004D1198" w:rsidP="00BD61B6">
      <w:pPr>
        <w:spacing w:line="360" w:lineRule="auto"/>
        <w:rPr>
          <w:rFonts w:ascii="Arial" w:hAnsi="Arial" w:cs="Arial"/>
          <w:b/>
          <w:bCs/>
        </w:rPr>
      </w:pPr>
    </w:p>
    <w:p w14:paraId="4367831A" w14:textId="77777777" w:rsidR="00D02A4C" w:rsidRDefault="00D02A4C" w:rsidP="00BD61B6">
      <w:pPr>
        <w:spacing w:line="360" w:lineRule="auto"/>
        <w:rPr>
          <w:rFonts w:ascii="Arial" w:hAnsi="Arial" w:cs="Arial"/>
          <w:b/>
          <w:bCs/>
        </w:rPr>
      </w:pPr>
    </w:p>
    <w:p w14:paraId="47D9E6AD" w14:textId="1CDA4578" w:rsidR="00D02A4C" w:rsidRPr="004D1198" w:rsidRDefault="00D02A4C" w:rsidP="00D02A4C">
      <w:pPr>
        <w:spacing w:line="360" w:lineRule="auto"/>
        <w:rPr>
          <w:rFonts w:ascii="Arial" w:hAnsi="Arial" w:cs="Arial"/>
          <w:b/>
          <w:bCs/>
        </w:rPr>
      </w:pPr>
      <w:r w:rsidRPr="004D1198">
        <w:rPr>
          <w:rFonts w:ascii="Arial" w:hAnsi="Arial" w:cs="Arial"/>
          <w:b/>
          <w:bCs/>
        </w:rPr>
        <w:lastRenderedPageBreak/>
        <w:t>4.3.</w:t>
      </w:r>
      <w:r>
        <w:rPr>
          <w:rFonts w:ascii="Arial" w:hAnsi="Arial" w:cs="Arial"/>
          <w:b/>
          <w:bCs/>
        </w:rPr>
        <w:t>3</w:t>
      </w:r>
      <w:r w:rsidRPr="004D1198">
        <w:rPr>
          <w:rFonts w:ascii="Arial" w:hAnsi="Arial" w:cs="Arial"/>
          <w:b/>
          <w:bCs/>
        </w:rPr>
        <w:t xml:space="preserve"> </w:t>
      </w:r>
      <w:r>
        <w:rPr>
          <w:rFonts w:ascii="Arial" w:hAnsi="Arial" w:cs="Arial"/>
          <w:b/>
          <w:bCs/>
        </w:rPr>
        <w:t>Ajuste de m</w:t>
      </w:r>
      <w:r w:rsidRPr="004D1198">
        <w:rPr>
          <w:rFonts w:ascii="Arial" w:hAnsi="Arial" w:cs="Arial"/>
          <w:b/>
          <w:bCs/>
        </w:rPr>
        <w:t xml:space="preserve">odelo </w:t>
      </w:r>
      <w:r>
        <w:rPr>
          <w:rFonts w:ascii="Arial" w:hAnsi="Arial" w:cs="Arial"/>
          <w:b/>
          <w:bCs/>
        </w:rPr>
        <w:t>de regressão linear múltiplo leave-one-out com validação cruzada</w:t>
      </w:r>
    </w:p>
    <w:p w14:paraId="042D418C" w14:textId="77777777" w:rsidR="00D02A4C" w:rsidRDefault="00D02A4C" w:rsidP="00BD61B6">
      <w:pPr>
        <w:spacing w:line="360" w:lineRule="auto"/>
        <w:rPr>
          <w:rFonts w:ascii="Arial" w:hAnsi="Arial" w:cs="Arial"/>
          <w:b/>
          <w:bCs/>
        </w:rPr>
      </w:pPr>
    </w:p>
    <w:p w14:paraId="1D25C6E0" w14:textId="5D529E5C" w:rsidR="00D02A4C" w:rsidRDefault="00D02A4C" w:rsidP="00D02A4C">
      <w:pPr>
        <w:spacing w:line="360" w:lineRule="auto"/>
        <w:jc w:val="both"/>
        <w:rPr>
          <w:rFonts w:ascii="Arial" w:hAnsi="Arial" w:cs="Arial"/>
        </w:rPr>
      </w:pPr>
      <w:r>
        <w:rPr>
          <w:rFonts w:ascii="Arial" w:hAnsi="Arial" w:cs="Arial"/>
        </w:rPr>
        <w:tab/>
        <w:t>Uma outra forma de explorar a regressão linear múltipla é a implementação das técnicas de validação cruzadas em conjunto com a técnica leave-one-out. Nessa técnica, realizaremos os seguintes passos:</w:t>
      </w:r>
    </w:p>
    <w:p w14:paraId="133CEA2E" w14:textId="059F547D" w:rsidR="00D02A4C" w:rsidRDefault="00D02A4C" w:rsidP="00D02A4C">
      <w:pPr>
        <w:pStyle w:val="ListParagraph"/>
        <w:numPr>
          <w:ilvl w:val="0"/>
          <w:numId w:val="22"/>
        </w:numPr>
        <w:spacing w:line="360" w:lineRule="auto"/>
        <w:jc w:val="both"/>
        <w:rPr>
          <w:rFonts w:ascii="Arial" w:hAnsi="Arial" w:cs="Arial"/>
        </w:rPr>
      </w:pPr>
      <w:proofErr w:type="gramStart"/>
      <w:r>
        <w:rPr>
          <w:rFonts w:ascii="Arial" w:hAnsi="Arial" w:cs="Arial"/>
        </w:rPr>
        <w:t xml:space="preserve">Criar um </w:t>
      </w:r>
      <w:r w:rsidR="00F04044">
        <w:rPr>
          <w:rFonts w:ascii="Arial" w:hAnsi="Arial" w:cs="Arial"/>
        </w:rPr>
        <w:t>novo</w:t>
      </w:r>
      <w:proofErr w:type="gramEnd"/>
      <w:r w:rsidR="00F04044">
        <w:rPr>
          <w:rFonts w:ascii="Arial" w:hAnsi="Arial" w:cs="Arial"/>
        </w:rPr>
        <w:t xml:space="preserve"> </w:t>
      </w:r>
      <w:r>
        <w:rPr>
          <w:rFonts w:ascii="Arial" w:hAnsi="Arial" w:cs="Arial"/>
        </w:rPr>
        <w:t xml:space="preserve">banco de dados </w:t>
      </w:r>
      <w:r w:rsidR="00F04044">
        <w:rPr>
          <w:rFonts w:ascii="Arial" w:hAnsi="Arial" w:cs="Arial"/>
        </w:rPr>
        <w:t xml:space="preserve">com apenas as informações </w:t>
      </w:r>
      <w:r>
        <w:rPr>
          <w:rFonts w:ascii="Arial" w:hAnsi="Arial" w:cs="Arial"/>
        </w:rPr>
        <w:t>de uma empresa escolhida, essa será a nossa base de dados de validação</w:t>
      </w:r>
    </w:p>
    <w:p w14:paraId="005EC803" w14:textId="3F94EFFC"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Criar outro banco de dados com</w:t>
      </w:r>
      <w:r w:rsidR="00F04044">
        <w:rPr>
          <w:rFonts w:ascii="Arial" w:hAnsi="Arial" w:cs="Arial"/>
        </w:rPr>
        <w:t xml:space="preserve"> as informações</w:t>
      </w:r>
      <w:r>
        <w:rPr>
          <w:rFonts w:ascii="Arial" w:hAnsi="Arial" w:cs="Arial"/>
        </w:rPr>
        <w:t xml:space="preserve"> </w:t>
      </w:r>
      <w:r w:rsidR="00F04044">
        <w:rPr>
          <w:rFonts w:ascii="Arial" w:hAnsi="Arial" w:cs="Arial"/>
        </w:rPr>
        <w:t>d</w:t>
      </w:r>
      <w:r>
        <w:rPr>
          <w:rFonts w:ascii="Arial" w:hAnsi="Arial" w:cs="Arial"/>
        </w:rPr>
        <w:t>as empresas remanescentes, esse será a base de dados de treinamento</w:t>
      </w:r>
    </w:p>
    <w:p w14:paraId="5CA32A1E" w14:textId="51EF2DC4"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Implementar modelo de regressão linear múltiplo utilizando o banco de dados de treino</w:t>
      </w:r>
    </w:p>
    <w:p w14:paraId="39462886" w14:textId="4CA2DCBB"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Implementar a técnica de AIC para escolher o melhor modelo e o conjunto de variáveis</w:t>
      </w:r>
    </w:p>
    <w:p w14:paraId="1656FD61" w14:textId="5E0E2529" w:rsidR="00D02A4C" w:rsidRDefault="00D02A4C" w:rsidP="00D02A4C">
      <w:pPr>
        <w:pStyle w:val="ListParagraph"/>
        <w:numPr>
          <w:ilvl w:val="0"/>
          <w:numId w:val="22"/>
        </w:numPr>
        <w:spacing w:line="360" w:lineRule="auto"/>
        <w:jc w:val="both"/>
        <w:rPr>
          <w:rFonts w:ascii="Arial" w:hAnsi="Arial" w:cs="Arial"/>
        </w:rPr>
      </w:pPr>
      <w:r>
        <w:rPr>
          <w:rFonts w:ascii="Arial" w:hAnsi="Arial" w:cs="Arial"/>
        </w:rPr>
        <w:t>Aplicar o modelo de regressão linear múltiplo na base de dados de validação para estimar os valores de PMSO do modelo</w:t>
      </w:r>
    </w:p>
    <w:p w14:paraId="0C1EC96F" w14:textId="03D1C713" w:rsidR="00F04044" w:rsidRDefault="00F04044" w:rsidP="00F04044">
      <w:pPr>
        <w:pStyle w:val="ListParagraph"/>
        <w:numPr>
          <w:ilvl w:val="0"/>
          <w:numId w:val="22"/>
        </w:numPr>
        <w:spacing w:line="360" w:lineRule="auto"/>
        <w:jc w:val="both"/>
        <w:rPr>
          <w:rFonts w:ascii="Arial" w:hAnsi="Arial" w:cs="Arial"/>
        </w:rPr>
      </w:pPr>
      <w:r>
        <w:rPr>
          <w:rFonts w:ascii="Arial" w:hAnsi="Arial" w:cs="Arial"/>
        </w:rPr>
        <w:t xml:space="preserve">Armazenar os dados do PMSO estimado para a empresa do banco de dados de validação </w:t>
      </w:r>
    </w:p>
    <w:p w14:paraId="169C9C40" w14:textId="73AC1A66" w:rsidR="00F04044" w:rsidRPr="00F04044" w:rsidRDefault="00F04044" w:rsidP="00F04044">
      <w:pPr>
        <w:pStyle w:val="ListParagraph"/>
        <w:numPr>
          <w:ilvl w:val="0"/>
          <w:numId w:val="22"/>
        </w:numPr>
        <w:spacing w:line="360" w:lineRule="auto"/>
        <w:jc w:val="both"/>
        <w:rPr>
          <w:rFonts w:ascii="Arial" w:hAnsi="Arial" w:cs="Arial"/>
        </w:rPr>
      </w:pPr>
      <w:r>
        <w:rPr>
          <w:rFonts w:ascii="Arial" w:hAnsi="Arial" w:cs="Arial"/>
        </w:rPr>
        <w:t>Realizar esse procedimento para todas as empresas disponíveis, no caso são 28 empresas</w:t>
      </w:r>
    </w:p>
    <w:p w14:paraId="0F102F47" w14:textId="3FB8B830" w:rsidR="00D02A4C" w:rsidRDefault="00D02A4C" w:rsidP="00BD61B6">
      <w:pPr>
        <w:spacing w:line="360" w:lineRule="auto"/>
        <w:rPr>
          <w:rFonts w:ascii="Arial" w:hAnsi="Arial" w:cs="Arial"/>
          <w:b/>
          <w:bCs/>
        </w:rPr>
      </w:pPr>
    </w:p>
    <w:p w14:paraId="06F3069C" w14:textId="7F75D996" w:rsidR="007E3045" w:rsidRDefault="00F04044" w:rsidP="00E17FC4">
      <w:pPr>
        <w:spacing w:line="360" w:lineRule="auto"/>
        <w:ind w:firstLine="708"/>
        <w:jc w:val="both"/>
        <w:rPr>
          <w:rFonts w:ascii="Arial" w:eastAsiaTheme="minorEastAsia" w:hAnsi="Arial" w:cs="Arial"/>
        </w:rPr>
      </w:pPr>
      <w:r>
        <w:rPr>
          <w:rFonts w:ascii="Arial" w:hAnsi="Arial" w:cs="Arial"/>
        </w:rPr>
        <w:t>Após a realização do procedimento acima, temos a estimação do PMSO para cada uma das empresas</w:t>
      </w:r>
      <w:r w:rsidR="007E3045">
        <w:rPr>
          <w:rFonts w:ascii="Arial" w:hAnsi="Arial" w:cs="Arial"/>
        </w:rPr>
        <w:t xml:space="preserve">. A aplicação de tal procedimento produziu um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de 0.32, indicando </w:t>
      </w:r>
      <w:r w:rsidR="00E17FC4">
        <w:rPr>
          <w:rFonts w:ascii="Arial" w:eastAsiaTheme="minorEastAsia" w:hAnsi="Arial" w:cs="Arial"/>
        </w:rPr>
        <w:t>inadequação para</w:t>
      </w:r>
      <w:r w:rsidR="007E3045">
        <w:rPr>
          <w:rFonts w:ascii="Arial" w:eastAsiaTheme="minorEastAsia" w:hAnsi="Arial" w:cs="Arial"/>
        </w:rPr>
        <w:t xml:space="preserve"> para realizar estimações a posteriori. Repetindo o mesmo procedimento de tomar o logaritmo natural do resultado produzido, obtém-se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7E3045">
        <w:rPr>
          <w:rFonts w:ascii="Arial" w:eastAsiaTheme="minorEastAsia" w:hAnsi="Arial" w:cs="Arial"/>
        </w:rPr>
        <w:t xml:space="preserve"> preditivo elevado na ordem de 0.93.</w:t>
      </w:r>
      <w:r w:rsidR="00E17FC4">
        <w:rPr>
          <w:rFonts w:ascii="Arial" w:eastAsiaTheme="minorEastAsia" w:hAnsi="Arial" w:cs="Arial"/>
        </w:rPr>
        <w:t xml:space="preserve"> Tal transformação reduz as assimetrias e distorções já descritas anteriormente</w:t>
      </w:r>
    </w:p>
    <w:p w14:paraId="018E6EA8" w14:textId="2228E208" w:rsidR="001362FF" w:rsidRPr="00E774DE" w:rsidRDefault="00E17FC4" w:rsidP="00E774DE">
      <w:pPr>
        <w:spacing w:line="360" w:lineRule="auto"/>
        <w:ind w:firstLine="708"/>
        <w:jc w:val="both"/>
        <w:rPr>
          <w:rFonts w:ascii="Arial" w:eastAsiaTheme="minorEastAsia" w:hAnsi="Arial" w:cs="Arial"/>
        </w:rPr>
        <w:sectPr w:rsidR="001362FF" w:rsidRPr="00E774DE" w:rsidSect="00FF2A04">
          <w:type w:val="continuous"/>
          <w:pgSz w:w="11900" w:h="16840"/>
          <w:pgMar w:top="1417" w:right="1701" w:bottom="1417" w:left="1701" w:header="708" w:footer="708" w:gutter="0"/>
          <w:cols w:space="708"/>
          <w:docGrid w:linePitch="360"/>
        </w:sectPr>
      </w:pPr>
      <w:r>
        <w:rPr>
          <w:rFonts w:ascii="Arial" w:eastAsiaTheme="minorEastAsia" w:hAnsi="Arial" w:cs="Arial"/>
        </w:rPr>
        <w:t>Os gráficos abaixo mostram os valores observados em comparação com os estimados. Para o modelo de validação cruzada implementado</w:t>
      </w:r>
      <w:r w:rsidR="00E774DE">
        <w:rPr>
          <w:rFonts w:ascii="Arial" w:eastAsiaTheme="minorEastAsia" w:hAnsi="Arial" w:cs="Arial"/>
        </w:rPr>
        <w:t xml:space="preserve"> para a regressão linear </w:t>
      </w:r>
      <w:r>
        <w:rPr>
          <w:rFonts w:ascii="Arial" w:eastAsiaTheme="minorEastAsia" w:hAnsi="Arial" w:cs="Arial"/>
        </w:rPr>
        <w:t>é possível verificar</w:t>
      </w:r>
      <w:r w:rsidR="00E774DE">
        <w:rPr>
          <w:rFonts w:ascii="Arial" w:eastAsiaTheme="minorEastAsia" w:hAnsi="Arial" w:cs="Arial"/>
        </w:rPr>
        <w:t xml:space="preserve"> a falta de ajuste evidenciando as distorções. Para o gráfico na escala logarítmica é possível verificar que apesar de pontos dispersos, há um melhor ajuste entre o estimado e o observado.</w:t>
      </w:r>
    </w:p>
    <w:p w14:paraId="41997076" w14:textId="612CF72D" w:rsidR="001362FF" w:rsidRPr="001362FF" w:rsidRDefault="001362FF" w:rsidP="001362FF">
      <w:pPr>
        <w:pStyle w:val="Caption"/>
        <w:keepNext/>
        <w:jc w:val="center"/>
        <w:rPr>
          <w:rFonts w:ascii="Arial" w:hAnsi="Arial" w:cs="Arial"/>
          <w:i w:val="0"/>
          <w:iCs w:val="0"/>
          <w:color w:val="000000" w:themeColor="text1"/>
          <w:sz w:val="20"/>
          <w:szCs w:val="20"/>
        </w:rPr>
      </w:pPr>
      <w:r w:rsidRPr="001362FF">
        <w:rPr>
          <w:rFonts w:ascii="Arial" w:hAnsi="Arial" w:cs="Arial"/>
          <w:i w:val="0"/>
          <w:iCs w:val="0"/>
          <w:color w:val="000000" w:themeColor="text1"/>
          <w:sz w:val="20"/>
          <w:szCs w:val="20"/>
        </w:rPr>
        <w:lastRenderedPageBreak/>
        <w:t xml:space="preserve">Figure </w:t>
      </w:r>
      <w:r w:rsidRPr="001362FF">
        <w:rPr>
          <w:rFonts w:ascii="Arial" w:hAnsi="Arial" w:cs="Arial"/>
          <w:i w:val="0"/>
          <w:iCs w:val="0"/>
          <w:color w:val="000000" w:themeColor="text1"/>
          <w:sz w:val="20"/>
          <w:szCs w:val="20"/>
        </w:rPr>
        <w:fldChar w:fldCharType="begin"/>
      </w:r>
      <w:r w:rsidRPr="001362FF">
        <w:rPr>
          <w:rFonts w:ascii="Arial" w:hAnsi="Arial" w:cs="Arial"/>
          <w:i w:val="0"/>
          <w:iCs w:val="0"/>
          <w:color w:val="000000" w:themeColor="text1"/>
          <w:sz w:val="20"/>
          <w:szCs w:val="20"/>
        </w:rPr>
        <w:instrText xml:space="preserve"> SEQ Figure \* ARABIC </w:instrText>
      </w:r>
      <w:r w:rsidRPr="001362FF">
        <w:rPr>
          <w:rFonts w:ascii="Arial" w:hAnsi="Arial" w:cs="Arial"/>
          <w:i w:val="0"/>
          <w:iCs w:val="0"/>
          <w:color w:val="000000" w:themeColor="text1"/>
          <w:sz w:val="20"/>
          <w:szCs w:val="20"/>
        </w:rPr>
        <w:fldChar w:fldCharType="separate"/>
      </w:r>
      <w:r>
        <w:rPr>
          <w:rFonts w:ascii="Arial" w:hAnsi="Arial" w:cs="Arial"/>
          <w:i w:val="0"/>
          <w:iCs w:val="0"/>
          <w:noProof/>
          <w:color w:val="000000" w:themeColor="text1"/>
          <w:sz w:val="20"/>
          <w:szCs w:val="20"/>
        </w:rPr>
        <w:t>7</w:t>
      </w:r>
      <w:r w:rsidRPr="001362FF">
        <w:rPr>
          <w:rFonts w:ascii="Arial" w:hAnsi="Arial" w:cs="Arial"/>
          <w:i w:val="0"/>
          <w:iCs w:val="0"/>
          <w:color w:val="000000" w:themeColor="text1"/>
          <w:sz w:val="20"/>
          <w:szCs w:val="20"/>
        </w:rPr>
        <w:fldChar w:fldCharType="end"/>
      </w:r>
    </w:p>
    <w:p w14:paraId="642A0B98" w14:textId="2F2D9F18" w:rsidR="001362FF" w:rsidRDefault="001362FF" w:rsidP="007E3045">
      <w:pPr>
        <w:spacing w:line="360" w:lineRule="auto"/>
        <w:rPr>
          <w:rFonts w:ascii="Arial" w:hAnsi="Arial" w:cs="Arial"/>
        </w:rPr>
      </w:pPr>
      <w:r>
        <w:rPr>
          <w:rFonts w:ascii="Arial" w:hAnsi="Arial" w:cs="Arial"/>
          <w:noProof/>
        </w:rPr>
        <w:drawing>
          <wp:inline distT="0" distB="0" distL="0" distR="0" wp14:anchorId="043D3496" wp14:editId="37CC356A">
            <wp:extent cx="2421019" cy="2468880"/>
            <wp:effectExtent l="19050" t="19050" r="17780" b="26670"/>
            <wp:docPr id="180554378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3787" name="Imagem 1805543787"/>
                    <pic:cNvPicPr/>
                  </pic:nvPicPr>
                  <pic:blipFill>
                    <a:blip r:embed="rId26">
                      <a:extLst>
                        <a:ext uri="{28A0092B-C50C-407E-A947-70E740481C1C}">
                          <a14:useLocalDpi xmlns:a14="http://schemas.microsoft.com/office/drawing/2010/main" val="0"/>
                        </a:ext>
                      </a:extLst>
                    </a:blip>
                    <a:stretch>
                      <a:fillRect/>
                    </a:stretch>
                  </pic:blipFill>
                  <pic:spPr>
                    <a:xfrm>
                      <a:off x="0" y="0"/>
                      <a:ext cx="2421019" cy="2468880"/>
                    </a:xfrm>
                    <a:prstGeom prst="rect">
                      <a:avLst/>
                    </a:prstGeom>
                    <a:ln>
                      <a:solidFill>
                        <a:schemeClr val="tx1"/>
                      </a:solidFill>
                    </a:ln>
                  </pic:spPr>
                </pic:pic>
              </a:graphicData>
            </a:graphic>
          </wp:inline>
        </w:drawing>
      </w:r>
    </w:p>
    <w:p w14:paraId="250933F7" w14:textId="76FE1827" w:rsidR="001362FF" w:rsidRPr="001362FF" w:rsidRDefault="001362FF" w:rsidP="001362FF">
      <w:pPr>
        <w:spacing w:line="360" w:lineRule="auto"/>
        <w:jc w:val="center"/>
        <w:rPr>
          <w:rFonts w:ascii="Arial" w:hAnsi="Arial" w:cs="Arial"/>
          <w:sz w:val="20"/>
          <w:szCs w:val="20"/>
        </w:rPr>
      </w:pPr>
      <w:r w:rsidRPr="001362FF">
        <w:rPr>
          <w:rFonts w:ascii="Arial" w:hAnsi="Arial" w:cs="Arial"/>
          <w:sz w:val="20"/>
          <w:szCs w:val="20"/>
        </w:rPr>
        <w:t>Fonte</w:t>
      </w:r>
      <w:r>
        <w:rPr>
          <w:rFonts w:ascii="Arial" w:hAnsi="Arial" w:cs="Arial"/>
          <w:sz w:val="20"/>
          <w:szCs w:val="20"/>
        </w:rPr>
        <w:t>: Autor</w:t>
      </w:r>
    </w:p>
    <w:p w14:paraId="4957BE13" w14:textId="246362DC" w:rsidR="001362FF" w:rsidRPr="001362FF" w:rsidRDefault="001362FF" w:rsidP="001362FF">
      <w:pPr>
        <w:pStyle w:val="Caption"/>
        <w:keepNext/>
        <w:jc w:val="center"/>
        <w:rPr>
          <w:rFonts w:ascii="Arial" w:hAnsi="Arial" w:cs="Arial"/>
          <w:i w:val="0"/>
          <w:iCs w:val="0"/>
          <w:color w:val="000000" w:themeColor="text1"/>
          <w:sz w:val="20"/>
          <w:szCs w:val="20"/>
        </w:rPr>
      </w:pPr>
      <w:r w:rsidRPr="001362FF">
        <w:rPr>
          <w:rFonts w:ascii="Arial" w:hAnsi="Arial" w:cs="Arial"/>
          <w:i w:val="0"/>
          <w:iCs w:val="0"/>
          <w:color w:val="000000" w:themeColor="text1"/>
          <w:sz w:val="20"/>
          <w:szCs w:val="20"/>
        </w:rPr>
        <w:t xml:space="preserve">Figure </w:t>
      </w:r>
      <w:r w:rsidRPr="001362FF">
        <w:rPr>
          <w:rFonts w:ascii="Arial" w:hAnsi="Arial" w:cs="Arial"/>
          <w:i w:val="0"/>
          <w:iCs w:val="0"/>
          <w:color w:val="000000" w:themeColor="text1"/>
          <w:sz w:val="20"/>
          <w:szCs w:val="20"/>
        </w:rPr>
        <w:fldChar w:fldCharType="begin"/>
      </w:r>
      <w:r w:rsidRPr="001362FF">
        <w:rPr>
          <w:rFonts w:ascii="Arial" w:hAnsi="Arial" w:cs="Arial"/>
          <w:i w:val="0"/>
          <w:iCs w:val="0"/>
          <w:color w:val="000000" w:themeColor="text1"/>
          <w:sz w:val="20"/>
          <w:szCs w:val="20"/>
        </w:rPr>
        <w:instrText xml:space="preserve"> SEQ Figure \* ARABIC </w:instrText>
      </w:r>
      <w:r w:rsidRPr="001362FF">
        <w:rPr>
          <w:rFonts w:ascii="Arial" w:hAnsi="Arial" w:cs="Arial"/>
          <w:i w:val="0"/>
          <w:iCs w:val="0"/>
          <w:color w:val="000000" w:themeColor="text1"/>
          <w:sz w:val="20"/>
          <w:szCs w:val="20"/>
        </w:rPr>
        <w:fldChar w:fldCharType="separate"/>
      </w:r>
      <w:r w:rsidRPr="001362FF">
        <w:rPr>
          <w:rFonts w:ascii="Arial" w:hAnsi="Arial" w:cs="Arial"/>
          <w:i w:val="0"/>
          <w:iCs w:val="0"/>
          <w:noProof/>
          <w:color w:val="000000" w:themeColor="text1"/>
          <w:sz w:val="20"/>
          <w:szCs w:val="20"/>
        </w:rPr>
        <w:t>8</w:t>
      </w:r>
      <w:r w:rsidRPr="001362FF">
        <w:rPr>
          <w:rFonts w:ascii="Arial" w:hAnsi="Arial" w:cs="Arial"/>
          <w:i w:val="0"/>
          <w:iCs w:val="0"/>
          <w:color w:val="000000" w:themeColor="text1"/>
          <w:sz w:val="20"/>
          <w:szCs w:val="20"/>
        </w:rPr>
        <w:fldChar w:fldCharType="end"/>
      </w:r>
    </w:p>
    <w:p w14:paraId="47B96F95" w14:textId="4B8C9E4C" w:rsidR="007E3045" w:rsidRPr="00F04044" w:rsidRDefault="001362FF" w:rsidP="007E3045">
      <w:pPr>
        <w:spacing w:line="360" w:lineRule="auto"/>
        <w:rPr>
          <w:rFonts w:ascii="Arial" w:hAnsi="Arial" w:cs="Arial"/>
        </w:rPr>
      </w:pPr>
      <w:r>
        <w:rPr>
          <w:rFonts w:ascii="Arial" w:hAnsi="Arial" w:cs="Arial"/>
          <w:noProof/>
        </w:rPr>
        <w:drawing>
          <wp:inline distT="0" distB="0" distL="0" distR="0" wp14:anchorId="6CA1AF36" wp14:editId="59D2CC9B">
            <wp:extent cx="2421019" cy="2468880"/>
            <wp:effectExtent l="19050" t="19050" r="17780" b="26670"/>
            <wp:docPr id="194264581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5813" name="Imagem 1942645813"/>
                    <pic:cNvPicPr/>
                  </pic:nvPicPr>
                  <pic:blipFill>
                    <a:blip r:embed="rId27">
                      <a:extLst>
                        <a:ext uri="{28A0092B-C50C-407E-A947-70E740481C1C}">
                          <a14:useLocalDpi xmlns:a14="http://schemas.microsoft.com/office/drawing/2010/main" val="0"/>
                        </a:ext>
                      </a:extLst>
                    </a:blip>
                    <a:stretch>
                      <a:fillRect/>
                    </a:stretch>
                  </pic:blipFill>
                  <pic:spPr>
                    <a:xfrm>
                      <a:off x="0" y="0"/>
                      <a:ext cx="2421019" cy="2468880"/>
                    </a:xfrm>
                    <a:prstGeom prst="rect">
                      <a:avLst/>
                    </a:prstGeom>
                    <a:ln>
                      <a:solidFill>
                        <a:schemeClr val="tx1"/>
                      </a:solidFill>
                    </a:ln>
                  </pic:spPr>
                </pic:pic>
              </a:graphicData>
            </a:graphic>
          </wp:inline>
        </w:drawing>
      </w:r>
    </w:p>
    <w:p w14:paraId="5037DED3" w14:textId="75FD1656" w:rsidR="001362FF" w:rsidRPr="001362FF" w:rsidRDefault="001362FF" w:rsidP="001362FF">
      <w:pPr>
        <w:spacing w:line="360" w:lineRule="auto"/>
        <w:jc w:val="center"/>
        <w:rPr>
          <w:rFonts w:ascii="Arial" w:hAnsi="Arial" w:cs="Arial"/>
          <w:sz w:val="20"/>
          <w:szCs w:val="20"/>
        </w:rPr>
        <w:sectPr w:rsidR="001362FF" w:rsidRPr="001362FF" w:rsidSect="001362FF">
          <w:type w:val="continuous"/>
          <w:pgSz w:w="11900" w:h="16840"/>
          <w:pgMar w:top="1417" w:right="1701" w:bottom="1417" w:left="1701" w:header="708" w:footer="708" w:gutter="0"/>
          <w:cols w:num="2" w:space="708"/>
          <w:docGrid w:linePitch="360"/>
        </w:sectPr>
      </w:pPr>
      <w:r w:rsidRPr="001362FF">
        <w:rPr>
          <w:rFonts w:ascii="Arial" w:hAnsi="Arial" w:cs="Arial"/>
          <w:sz w:val="20"/>
          <w:szCs w:val="20"/>
        </w:rPr>
        <w:t>Fonte: Autor</w:t>
      </w:r>
    </w:p>
    <w:p w14:paraId="0D78B39F" w14:textId="77777777" w:rsidR="00D02A4C" w:rsidRDefault="00D02A4C" w:rsidP="00BD61B6">
      <w:pPr>
        <w:spacing w:line="360" w:lineRule="auto"/>
        <w:rPr>
          <w:rFonts w:ascii="Arial" w:hAnsi="Arial" w:cs="Arial"/>
          <w:b/>
          <w:bCs/>
        </w:rPr>
      </w:pPr>
    </w:p>
    <w:p w14:paraId="1E622214" w14:textId="77777777" w:rsidR="00D02A4C" w:rsidRDefault="00D02A4C" w:rsidP="00BD61B6">
      <w:pPr>
        <w:spacing w:line="360" w:lineRule="auto"/>
        <w:rPr>
          <w:rFonts w:ascii="Arial" w:hAnsi="Arial" w:cs="Arial"/>
          <w:b/>
          <w:bCs/>
        </w:rPr>
      </w:pPr>
    </w:p>
    <w:p w14:paraId="67A7D200" w14:textId="731BC7EA" w:rsidR="00C51345" w:rsidRPr="004D1198" w:rsidRDefault="00C51345" w:rsidP="00BD61B6">
      <w:pPr>
        <w:spacing w:line="360" w:lineRule="auto"/>
        <w:rPr>
          <w:rFonts w:ascii="Arial" w:hAnsi="Arial" w:cs="Arial"/>
          <w:b/>
          <w:bCs/>
        </w:rPr>
      </w:pPr>
      <w:r w:rsidRPr="004D1198">
        <w:rPr>
          <w:rFonts w:ascii="Arial" w:hAnsi="Arial" w:cs="Arial"/>
          <w:b/>
          <w:bCs/>
        </w:rPr>
        <w:t>4.</w:t>
      </w:r>
      <w:r w:rsidR="002775F3" w:rsidRPr="004D1198">
        <w:rPr>
          <w:rFonts w:ascii="Arial" w:hAnsi="Arial" w:cs="Arial"/>
          <w:b/>
          <w:bCs/>
        </w:rPr>
        <w:t>3</w:t>
      </w:r>
      <w:r w:rsidRPr="004D1198">
        <w:rPr>
          <w:rFonts w:ascii="Arial" w:hAnsi="Arial" w:cs="Arial"/>
          <w:b/>
          <w:bCs/>
        </w:rPr>
        <w:t>.</w:t>
      </w:r>
      <w:r w:rsidR="00D02A4C">
        <w:rPr>
          <w:rFonts w:ascii="Arial" w:hAnsi="Arial" w:cs="Arial"/>
          <w:b/>
          <w:bCs/>
        </w:rPr>
        <w:t>3</w:t>
      </w:r>
      <w:r w:rsidRPr="004D1198">
        <w:rPr>
          <w:rFonts w:ascii="Arial" w:hAnsi="Arial" w:cs="Arial"/>
          <w:b/>
          <w:bCs/>
        </w:rPr>
        <w:t xml:space="preserve"> </w:t>
      </w:r>
      <w:r w:rsidR="00BF38DE">
        <w:rPr>
          <w:rFonts w:ascii="Arial" w:hAnsi="Arial" w:cs="Arial"/>
          <w:b/>
          <w:bCs/>
        </w:rPr>
        <w:t>Ajuste de m</w:t>
      </w:r>
      <w:r w:rsidRPr="004D1198">
        <w:rPr>
          <w:rFonts w:ascii="Arial" w:hAnsi="Arial" w:cs="Arial"/>
          <w:b/>
          <w:bCs/>
        </w:rPr>
        <w:t xml:space="preserve">odelo </w:t>
      </w:r>
      <w:r w:rsidR="004D1198">
        <w:rPr>
          <w:rFonts w:ascii="Arial" w:hAnsi="Arial" w:cs="Arial"/>
          <w:b/>
          <w:bCs/>
        </w:rPr>
        <w:t>de regressão</w:t>
      </w:r>
      <w:r w:rsidR="00BF38DE">
        <w:rPr>
          <w:rFonts w:ascii="Arial" w:hAnsi="Arial" w:cs="Arial"/>
          <w:b/>
          <w:bCs/>
        </w:rPr>
        <w:t xml:space="preserve"> </w:t>
      </w:r>
      <w:r w:rsidR="004D1198">
        <w:rPr>
          <w:rFonts w:ascii="Arial" w:hAnsi="Arial" w:cs="Arial"/>
          <w:b/>
          <w:bCs/>
        </w:rPr>
        <w:t>linear</w:t>
      </w:r>
      <w:r w:rsidR="00BF38DE">
        <w:rPr>
          <w:rFonts w:ascii="Arial" w:hAnsi="Arial" w:cs="Arial"/>
          <w:b/>
          <w:bCs/>
        </w:rPr>
        <w:t xml:space="preserve"> Gama</w:t>
      </w:r>
    </w:p>
    <w:p w14:paraId="1141276F" w14:textId="77777777" w:rsidR="009C2394" w:rsidRDefault="009C2394" w:rsidP="00BD61B6">
      <w:pPr>
        <w:spacing w:line="360" w:lineRule="auto"/>
        <w:jc w:val="both"/>
        <w:rPr>
          <w:rFonts w:ascii="Arial" w:hAnsi="Arial" w:cs="Arial"/>
          <w:b/>
          <w:bCs/>
        </w:rPr>
      </w:pPr>
    </w:p>
    <w:p w14:paraId="28688399" w14:textId="5FA67E1E" w:rsidR="0096127A" w:rsidRDefault="00BF38DE" w:rsidP="00BD61B6">
      <w:pPr>
        <w:spacing w:line="360" w:lineRule="auto"/>
        <w:jc w:val="both"/>
        <w:rPr>
          <w:rFonts w:ascii="Arial" w:hAnsi="Arial" w:cs="Arial"/>
        </w:rPr>
      </w:pPr>
      <w:r>
        <w:rPr>
          <w:rFonts w:ascii="Arial" w:hAnsi="Arial" w:cs="Arial"/>
          <w:b/>
          <w:bCs/>
        </w:rPr>
        <w:tab/>
      </w:r>
      <w:r>
        <w:rPr>
          <w:rFonts w:ascii="Arial" w:hAnsi="Arial" w:cs="Arial"/>
        </w:rPr>
        <w:t xml:space="preserve">Para resolver os problemas identificados no ajuste anterior, foi proposta a utilização do modelo Gama, uma </w:t>
      </w:r>
      <w:r w:rsidR="009B38E2">
        <w:rPr>
          <w:rFonts w:ascii="Arial" w:hAnsi="Arial" w:cs="Arial"/>
        </w:rPr>
        <w:t>ve</w:t>
      </w:r>
      <w:r>
        <w:rPr>
          <w:rFonts w:ascii="Arial" w:hAnsi="Arial" w:cs="Arial"/>
        </w:rPr>
        <w:t>z que</w:t>
      </w:r>
      <w:r w:rsidR="004C3DDF">
        <w:rPr>
          <w:rFonts w:ascii="Arial" w:hAnsi="Arial" w:cs="Arial"/>
        </w:rPr>
        <w:t xml:space="preserve"> a forma de “funil” </w:t>
      </w:r>
      <w:r w:rsidR="009B38E2">
        <w:rPr>
          <w:rFonts w:ascii="Arial" w:hAnsi="Arial" w:cs="Arial"/>
        </w:rPr>
        <w:t xml:space="preserve">foi identificada no gráfico de </w:t>
      </w:r>
      <w:r w:rsidR="004C3DDF">
        <w:rPr>
          <w:rFonts w:ascii="Arial" w:hAnsi="Arial" w:cs="Arial"/>
        </w:rPr>
        <w:t>resíduos</w:t>
      </w:r>
      <w:r w:rsidR="009B38E2">
        <w:rPr>
          <w:rFonts w:ascii="Arial" w:hAnsi="Arial" w:cs="Arial"/>
        </w:rPr>
        <w:t xml:space="preserve"> </w:t>
      </w:r>
      <w:r w:rsidR="0096127A">
        <w:rPr>
          <w:rFonts w:ascii="Arial" w:hAnsi="Arial" w:cs="Arial"/>
        </w:rPr>
        <w:t>do modelo linear multivariado, indicando assim uma possível proporcionalidade quadrática na variância dos resíduos.</w:t>
      </w:r>
    </w:p>
    <w:p w14:paraId="303ED072" w14:textId="77777777" w:rsidR="008A7B12" w:rsidRDefault="00B80F50" w:rsidP="00BD61B6">
      <w:pPr>
        <w:spacing w:line="360" w:lineRule="auto"/>
        <w:jc w:val="both"/>
        <w:rPr>
          <w:rFonts w:ascii="Arial" w:hAnsi="Arial" w:cs="Arial"/>
        </w:rPr>
      </w:pPr>
      <w:r>
        <w:rPr>
          <w:rFonts w:ascii="Arial" w:hAnsi="Arial" w:cs="Arial"/>
        </w:rPr>
        <w:tab/>
        <w:t xml:space="preserve">Dessa </w:t>
      </w:r>
      <w:r w:rsidR="000741DD">
        <w:rPr>
          <w:rFonts w:ascii="Arial" w:hAnsi="Arial" w:cs="Arial"/>
        </w:rPr>
        <w:t xml:space="preserve">forma, foi realizado o ajuste </w:t>
      </w:r>
      <w:r w:rsidR="00B1739E">
        <w:rPr>
          <w:rFonts w:ascii="Arial" w:hAnsi="Arial" w:cs="Arial"/>
        </w:rPr>
        <w:t>utilizando a modelagem Gama para estimar os coeficientes</w:t>
      </w:r>
      <w:r w:rsidR="009D6B18">
        <w:rPr>
          <w:rFonts w:ascii="Arial" w:hAnsi="Arial" w:cs="Arial"/>
        </w:rPr>
        <w:t xml:space="preserve">. Para </w:t>
      </w:r>
      <w:r w:rsidR="008A7B12">
        <w:rPr>
          <w:rFonts w:ascii="Arial" w:hAnsi="Arial" w:cs="Arial"/>
        </w:rPr>
        <w:t>esse cenário foram realizados dois ajustes:</w:t>
      </w:r>
    </w:p>
    <w:p w14:paraId="2007179F" w14:textId="19FA7847" w:rsidR="00627DFA" w:rsidRDefault="008A7B12" w:rsidP="00BD61B6">
      <w:pPr>
        <w:pStyle w:val="ListParagraph"/>
        <w:numPr>
          <w:ilvl w:val="0"/>
          <w:numId w:val="17"/>
        </w:numPr>
        <w:spacing w:line="360" w:lineRule="auto"/>
        <w:jc w:val="both"/>
        <w:rPr>
          <w:rFonts w:ascii="Arial" w:hAnsi="Arial" w:cs="Arial"/>
        </w:rPr>
      </w:pPr>
      <w:r>
        <w:rPr>
          <w:rFonts w:ascii="Arial" w:hAnsi="Arial" w:cs="Arial"/>
        </w:rPr>
        <w:t xml:space="preserve">Ajuste com </w:t>
      </w:r>
      <w:r w:rsidR="006623A6" w:rsidRPr="008A7B12">
        <w:rPr>
          <w:rFonts w:ascii="Arial" w:hAnsi="Arial" w:cs="Arial"/>
        </w:rPr>
        <w:t>implementação do critério de informação de Akaike (AIC)</w:t>
      </w:r>
      <w:r w:rsidR="00373ED0">
        <w:rPr>
          <w:rFonts w:ascii="Arial" w:hAnsi="Arial" w:cs="Arial"/>
        </w:rPr>
        <w:t xml:space="preserve"> – </w:t>
      </w:r>
      <w:r w:rsidR="006C7200">
        <w:rPr>
          <w:rFonts w:ascii="Arial" w:hAnsi="Arial" w:cs="Arial"/>
        </w:rPr>
        <w:t>Regressão Gama</w:t>
      </w:r>
      <w:r w:rsidR="00373ED0">
        <w:rPr>
          <w:rFonts w:ascii="Arial" w:hAnsi="Arial" w:cs="Arial"/>
        </w:rPr>
        <w:t xml:space="preserve"> (1)</w:t>
      </w:r>
    </w:p>
    <w:p w14:paraId="225F18C2" w14:textId="7A713B12" w:rsidR="00A55384" w:rsidRDefault="00A55642" w:rsidP="00BD61B6">
      <w:pPr>
        <w:pStyle w:val="ListParagraph"/>
        <w:numPr>
          <w:ilvl w:val="0"/>
          <w:numId w:val="17"/>
        </w:numPr>
        <w:spacing w:line="360" w:lineRule="auto"/>
        <w:jc w:val="both"/>
        <w:rPr>
          <w:rFonts w:ascii="Arial" w:hAnsi="Arial" w:cs="Arial"/>
        </w:rPr>
      </w:pPr>
      <w:r>
        <w:rPr>
          <w:rFonts w:ascii="Arial" w:hAnsi="Arial" w:cs="Arial"/>
        </w:rPr>
        <w:t>Ajuste com implementação do AIC e partição da base de dados em dois,</w:t>
      </w:r>
      <w:r w:rsidR="00A55384">
        <w:rPr>
          <w:rFonts w:ascii="Arial" w:hAnsi="Arial" w:cs="Arial"/>
        </w:rPr>
        <w:t xml:space="preserve"> um</w:t>
      </w:r>
      <w:r>
        <w:rPr>
          <w:rFonts w:ascii="Arial" w:hAnsi="Arial" w:cs="Arial"/>
        </w:rPr>
        <w:t xml:space="preserve"> conjunto para trein</w:t>
      </w:r>
      <w:r w:rsidR="00CD2504">
        <w:rPr>
          <w:rFonts w:ascii="Arial" w:hAnsi="Arial" w:cs="Arial"/>
        </w:rPr>
        <w:t>o</w:t>
      </w:r>
      <w:r>
        <w:rPr>
          <w:rFonts w:ascii="Arial" w:hAnsi="Arial" w:cs="Arial"/>
        </w:rPr>
        <w:t xml:space="preserve"> o modelo e outro</w:t>
      </w:r>
      <w:r w:rsidR="00A55384">
        <w:rPr>
          <w:rFonts w:ascii="Arial" w:hAnsi="Arial" w:cs="Arial"/>
        </w:rPr>
        <w:t xml:space="preserve"> para </w:t>
      </w:r>
      <w:r w:rsidR="00CD2504">
        <w:rPr>
          <w:rFonts w:ascii="Arial" w:hAnsi="Arial" w:cs="Arial"/>
        </w:rPr>
        <w:t>aplicação do modelo preditivo</w:t>
      </w:r>
      <w:r w:rsidR="00F04044">
        <w:rPr>
          <w:rFonts w:ascii="Arial" w:hAnsi="Arial" w:cs="Arial"/>
        </w:rPr>
        <w:t xml:space="preserve"> (análogo ao realizado na seção anterior)</w:t>
      </w:r>
      <w:r w:rsidR="00373ED0">
        <w:rPr>
          <w:rFonts w:ascii="Arial" w:hAnsi="Arial" w:cs="Arial"/>
        </w:rPr>
        <w:t xml:space="preserve"> – </w:t>
      </w:r>
      <w:r w:rsidR="006C7200">
        <w:rPr>
          <w:rFonts w:ascii="Arial" w:hAnsi="Arial" w:cs="Arial"/>
        </w:rPr>
        <w:t>Regressão</w:t>
      </w:r>
      <w:r w:rsidR="00373ED0">
        <w:rPr>
          <w:rFonts w:ascii="Arial" w:hAnsi="Arial" w:cs="Arial"/>
        </w:rPr>
        <w:t xml:space="preserve"> (2)</w:t>
      </w:r>
    </w:p>
    <w:p w14:paraId="06473C63" w14:textId="76B1E955" w:rsidR="00DD7508" w:rsidRDefault="00A55384" w:rsidP="00BD61B6">
      <w:pPr>
        <w:spacing w:line="360" w:lineRule="auto"/>
        <w:ind w:firstLine="708"/>
        <w:jc w:val="both"/>
        <w:rPr>
          <w:rFonts w:ascii="Arial" w:hAnsi="Arial" w:cs="Arial"/>
        </w:rPr>
      </w:pPr>
      <w:r>
        <w:rPr>
          <w:rFonts w:ascii="Arial" w:hAnsi="Arial" w:cs="Arial"/>
        </w:rPr>
        <w:t xml:space="preserve">A partição </w:t>
      </w:r>
      <w:r w:rsidR="006F286B">
        <w:rPr>
          <w:rFonts w:ascii="Arial" w:hAnsi="Arial" w:cs="Arial"/>
        </w:rPr>
        <w:t xml:space="preserve">foi realizada de forma a inserir e </w:t>
      </w:r>
      <w:r w:rsidR="00B42FC2">
        <w:rPr>
          <w:rFonts w:ascii="Arial" w:hAnsi="Arial" w:cs="Arial"/>
        </w:rPr>
        <w:t xml:space="preserve">retirar as concessionárias do modelo a fim de se obter o melhor </w:t>
      </w:r>
      <w:r w:rsidR="00DD7508">
        <w:rPr>
          <w:rFonts w:ascii="Arial" w:hAnsi="Arial" w:cs="Arial"/>
        </w:rPr>
        <w:t xml:space="preserve">valor </w:t>
      </w:r>
      <w:r w:rsidR="00DD7508" w:rsidRPr="00A55384">
        <w:rPr>
          <w:rFonts w:ascii="Arial" w:hAnsi="Arial" w:cs="Arial"/>
        </w:rPr>
        <w:t>para</w:t>
      </w:r>
      <w:r w:rsidR="00DD7508">
        <w:rPr>
          <w:rFonts w:ascii="Arial" w:hAnsi="Arial" w:cs="Arial"/>
        </w:rPr>
        <w:t xml:space="preserve"> seleção do modelo. É importante ressaltar que, para o ajuste Gama, a </w:t>
      </w:r>
      <w:r w:rsidR="00D63323">
        <w:rPr>
          <w:rFonts w:ascii="Arial" w:hAnsi="Arial" w:cs="Arial"/>
        </w:rPr>
        <w:t>análise terá foco nos coeficien</w:t>
      </w:r>
      <w:r w:rsidR="00AA1FE0">
        <w:rPr>
          <w:rFonts w:ascii="Arial" w:hAnsi="Arial" w:cs="Arial"/>
        </w:rPr>
        <w:t>tes obtidos, no coeficiente de determinação preditivo e na qualidade de ajuste fornecida pela deviance</w:t>
      </w:r>
      <w:r w:rsidR="00671065">
        <w:rPr>
          <w:rFonts w:ascii="Arial" w:hAnsi="Arial" w:cs="Arial"/>
        </w:rPr>
        <w:t>.</w:t>
      </w:r>
    </w:p>
    <w:p w14:paraId="4168E2BE" w14:textId="0B3C7E81" w:rsidR="00537425" w:rsidRDefault="00443CE0" w:rsidP="00BD61B6">
      <w:pPr>
        <w:pStyle w:val="Caption"/>
        <w:keepNext/>
        <w:spacing w:after="0" w:line="360" w:lineRule="auto"/>
        <w:jc w:val="center"/>
        <w:rPr>
          <w:rFonts w:ascii="Arial" w:hAnsi="Arial" w:cs="Arial"/>
          <w:i w:val="0"/>
          <w:iCs w:val="0"/>
          <w:color w:val="000000" w:themeColor="text1"/>
          <w:sz w:val="20"/>
          <w:szCs w:val="20"/>
        </w:rPr>
      </w:pPr>
      <w:commentRangeStart w:id="180"/>
      <w:r w:rsidRPr="00537425">
        <w:rPr>
          <w:rFonts w:ascii="Arial" w:hAnsi="Arial" w:cs="Arial"/>
          <w:i w:val="0"/>
          <w:iCs w:val="0"/>
          <w:color w:val="000000" w:themeColor="text1"/>
          <w:sz w:val="20"/>
          <w:szCs w:val="20"/>
        </w:rPr>
        <w:lastRenderedPageBreak/>
        <w:t xml:space="preserve">Figure </w:t>
      </w:r>
      <w:r w:rsidR="003B468C">
        <w:rPr>
          <w:rFonts w:ascii="Arial" w:hAnsi="Arial" w:cs="Arial"/>
          <w:i w:val="0"/>
          <w:iCs w:val="0"/>
          <w:color w:val="000000" w:themeColor="text1"/>
          <w:sz w:val="20"/>
          <w:szCs w:val="20"/>
        </w:rPr>
        <w:fldChar w:fldCharType="begin"/>
      </w:r>
      <w:r w:rsidR="003B468C">
        <w:rPr>
          <w:rFonts w:ascii="Arial" w:hAnsi="Arial" w:cs="Arial"/>
          <w:i w:val="0"/>
          <w:iCs w:val="0"/>
          <w:color w:val="000000" w:themeColor="text1"/>
          <w:sz w:val="20"/>
          <w:szCs w:val="20"/>
        </w:rPr>
        <w:instrText xml:space="preserve"> SEQ Figure \* ARABIC </w:instrText>
      </w:r>
      <w:r w:rsidR="003B468C">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9</w:t>
      </w:r>
      <w:r w:rsidR="003B468C">
        <w:rPr>
          <w:rFonts w:ascii="Arial" w:hAnsi="Arial" w:cs="Arial"/>
          <w:i w:val="0"/>
          <w:iCs w:val="0"/>
          <w:color w:val="000000" w:themeColor="text1"/>
          <w:sz w:val="20"/>
          <w:szCs w:val="20"/>
        </w:rPr>
        <w:fldChar w:fldCharType="end"/>
      </w:r>
    </w:p>
    <w:p w14:paraId="24133512" w14:textId="56958700" w:rsidR="00671065" w:rsidRDefault="003773E8" w:rsidP="00BD61B6">
      <w:pPr>
        <w:pStyle w:val="Caption"/>
        <w:keepNext/>
        <w:spacing w:after="0" w:line="360" w:lineRule="auto"/>
        <w:jc w:val="center"/>
        <w:rPr>
          <w:rFonts w:ascii="Arial" w:hAnsi="Arial" w:cs="Arial"/>
        </w:rPr>
      </w:pPr>
      <w:r>
        <w:rPr>
          <w:noProof/>
        </w:rPr>
        <w:drawing>
          <wp:inline distT="0" distB="0" distL="0" distR="0" wp14:anchorId="3B0CB1A0" wp14:editId="434D0778">
            <wp:extent cx="3304004" cy="17966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8"/>
                    <a:stretch>
                      <a:fillRect/>
                    </a:stretch>
                  </pic:blipFill>
                  <pic:spPr>
                    <a:xfrm>
                      <a:off x="0" y="0"/>
                      <a:ext cx="3317169" cy="1803794"/>
                    </a:xfrm>
                    <a:prstGeom prst="rect">
                      <a:avLst/>
                    </a:prstGeom>
                  </pic:spPr>
                </pic:pic>
              </a:graphicData>
            </a:graphic>
          </wp:inline>
        </w:drawing>
      </w:r>
    </w:p>
    <w:p w14:paraId="2E98B507" w14:textId="247D5588" w:rsidR="00C8107B" w:rsidRPr="00537425" w:rsidRDefault="00611544" w:rsidP="00BD61B6">
      <w:pPr>
        <w:spacing w:line="360" w:lineRule="auto"/>
        <w:ind w:firstLine="708"/>
        <w:jc w:val="center"/>
        <w:rPr>
          <w:rFonts w:ascii="Arial" w:hAnsi="Arial" w:cs="Arial"/>
          <w:sz w:val="20"/>
          <w:szCs w:val="20"/>
        </w:rPr>
      </w:pPr>
      <w:r w:rsidRPr="00537425">
        <w:rPr>
          <w:rFonts w:ascii="Arial" w:hAnsi="Arial" w:cs="Arial"/>
          <w:sz w:val="20"/>
          <w:szCs w:val="20"/>
        </w:rPr>
        <w:t xml:space="preserve">Fonte: </w:t>
      </w:r>
      <w:r w:rsidR="00D36171" w:rsidRPr="00537425">
        <w:rPr>
          <w:rFonts w:ascii="Arial" w:hAnsi="Arial" w:cs="Arial"/>
          <w:sz w:val="20"/>
          <w:szCs w:val="20"/>
        </w:rPr>
        <w:t>Autor</w:t>
      </w:r>
      <w:commentRangeEnd w:id="180"/>
      <w:r w:rsidR="003869D1">
        <w:rPr>
          <w:rStyle w:val="CommentReference"/>
        </w:rPr>
        <w:commentReference w:id="180"/>
      </w:r>
    </w:p>
    <w:p w14:paraId="23D1E5B6" w14:textId="655DFC82" w:rsidR="0032116A" w:rsidRDefault="0032116A" w:rsidP="00BD61B6">
      <w:pPr>
        <w:spacing w:line="360" w:lineRule="auto"/>
        <w:ind w:firstLine="708"/>
        <w:jc w:val="center"/>
        <w:rPr>
          <w:rFonts w:ascii="Arial" w:hAnsi="Arial" w:cs="Arial"/>
        </w:rPr>
      </w:pPr>
    </w:p>
    <w:p w14:paraId="17A01F2B" w14:textId="36F1534E" w:rsidR="00D12828" w:rsidRDefault="00B96A50" w:rsidP="00E774DE">
      <w:pPr>
        <w:spacing w:line="360" w:lineRule="auto"/>
        <w:ind w:firstLine="708"/>
        <w:jc w:val="both"/>
        <w:rPr>
          <w:rFonts w:ascii="Arial" w:eastAsiaTheme="minorEastAsia" w:hAnsi="Arial" w:cs="Arial"/>
        </w:rPr>
      </w:pPr>
      <w:r>
        <w:rPr>
          <w:rFonts w:ascii="Arial" w:hAnsi="Arial" w:cs="Arial"/>
        </w:rPr>
        <w:t xml:space="preserve">Em uma análise </w:t>
      </w:r>
      <w:r w:rsidR="0032116A">
        <w:rPr>
          <w:rFonts w:ascii="Arial" w:hAnsi="Arial" w:cs="Arial"/>
        </w:rPr>
        <w:t xml:space="preserve">preliminar verifica-se que </w:t>
      </w:r>
      <w:r>
        <w:rPr>
          <w:rFonts w:ascii="Arial" w:hAnsi="Arial" w:cs="Arial"/>
        </w:rPr>
        <w:t xml:space="preserve">o modelo (1) viola a restrição </w:t>
      </w:r>
      <w:r w:rsidR="00BA69D3">
        <w:rPr>
          <w:rFonts w:ascii="Arial" w:hAnsi="Arial" w:cs="Arial"/>
        </w:rPr>
        <w:t>operacional, ou seja, o coeficiente</w:t>
      </w:r>
      <w:r w:rsidR="00492DC5">
        <w:rPr>
          <w:rFonts w:ascii="Arial" w:hAnsi="Arial" w:cs="Arial"/>
        </w:rPr>
        <w:t xml:space="preserve"> de regressão</w:t>
      </w:r>
      <w:r w:rsidR="00BA69D3">
        <w:rPr>
          <w:rFonts w:ascii="Arial" w:hAnsi="Arial" w:cs="Arial"/>
        </w:rPr>
        <w:t xml:space="preserve"> da variável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320939">
        <w:rPr>
          <w:rFonts w:ascii="Arial" w:eastAsiaTheme="minorEastAsia" w:hAnsi="Arial" w:cs="Arial"/>
        </w:rPr>
        <w:t xml:space="preserve"> apresent</w:t>
      </w:r>
      <w:r w:rsidR="008C6F9F">
        <w:rPr>
          <w:rFonts w:ascii="Arial" w:eastAsiaTheme="minorEastAsia" w:hAnsi="Arial" w:cs="Arial"/>
        </w:rPr>
        <w:t xml:space="preserve">ou valor </w:t>
      </w:r>
      <w:r w:rsidR="00320939">
        <w:rPr>
          <w:rFonts w:ascii="Arial" w:eastAsiaTheme="minorEastAsia" w:hAnsi="Arial" w:cs="Arial"/>
        </w:rPr>
        <w:t>negativo</w:t>
      </w:r>
      <w:r w:rsidR="008C6F9F">
        <w:rPr>
          <w:rFonts w:ascii="Arial" w:eastAsiaTheme="minorEastAsia" w:hAnsi="Arial" w:cs="Arial"/>
        </w:rPr>
        <w:t xml:space="preserve"> no ajuste</w:t>
      </w:r>
      <w:r w:rsidR="00320939">
        <w:rPr>
          <w:rFonts w:ascii="Arial" w:eastAsiaTheme="minorEastAsia" w:hAnsi="Arial" w:cs="Arial"/>
        </w:rPr>
        <w:t>,</w:t>
      </w:r>
      <w:r w:rsidR="008C6F9F">
        <w:rPr>
          <w:rFonts w:ascii="Arial" w:eastAsiaTheme="minorEastAsia" w:hAnsi="Arial" w:cs="Arial"/>
        </w:rPr>
        <w:t xml:space="preserve"> o que não corresponde com a realidade operacional. </w:t>
      </w:r>
      <w:r w:rsidR="00FB1408">
        <w:rPr>
          <w:rFonts w:ascii="Arial" w:eastAsiaTheme="minorEastAsia" w:hAnsi="Arial" w:cs="Arial"/>
        </w:rPr>
        <w:t xml:space="preserve">Todos os coeficientes de regressão das variáveis escolhidas no ajuste (2) </w:t>
      </w:r>
      <w:r w:rsidR="002B7CC3">
        <w:rPr>
          <w:rFonts w:ascii="Arial" w:eastAsiaTheme="minorEastAsia" w:hAnsi="Arial" w:cs="Arial"/>
        </w:rPr>
        <w:t>são positivos</w:t>
      </w:r>
      <w:r w:rsidR="00373ED0">
        <w:rPr>
          <w:rFonts w:ascii="Arial" w:eastAsiaTheme="minorEastAsia" w:hAnsi="Arial" w:cs="Arial"/>
        </w:rPr>
        <w:t>, o que indica que sua utilização seria possível</w:t>
      </w:r>
      <w:r w:rsidR="00D5642C">
        <w:rPr>
          <w:rFonts w:ascii="Arial" w:eastAsiaTheme="minorEastAsia" w:hAnsi="Arial" w:cs="Arial"/>
        </w:rPr>
        <w:t>.</w:t>
      </w:r>
    </w:p>
    <w:p w14:paraId="40C319D9" w14:textId="04644E0E" w:rsidR="00C836B8" w:rsidRDefault="00C836B8" w:rsidP="00BD61B6">
      <w:pPr>
        <w:spacing w:line="360" w:lineRule="auto"/>
        <w:ind w:firstLine="708"/>
        <w:jc w:val="both"/>
        <w:rPr>
          <w:rFonts w:ascii="Arial" w:eastAsiaTheme="minorEastAsia" w:hAnsi="Arial" w:cs="Arial"/>
        </w:rPr>
      </w:pPr>
      <w:r>
        <w:rPr>
          <w:rFonts w:ascii="Arial" w:eastAsiaTheme="minorEastAsia" w:hAnsi="Arial" w:cs="Arial"/>
        </w:rPr>
        <w:t xml:space="preserve">Comparando os valores registrados pelos coeficientes dos modelos, </w:t>
      </w:r>
      <w:r w:rsidR="00071A1B">
        <w:rPr>
          <w:rFonts w:ascii="Arial" w:eastAsiaTheme="minorEastAsia" w:hAnsi="Arial" w:cs="Arial"/>
        </w:rPr>
        <w:t>nota-se semelhança na grandeza d</w:t>
      </w:r>
      <w:r w:rsidR="008E5DD3">
        <w:rPr>
          <w:rFonts w:ascii="Arial" w:eastAsiaTheme="minorEastAsia" w:hAnsi="Arial" w:cs="Arial"/>
        </w:rPr>
        <w:t>os coeficientes</w:t>
      </w:r>
      <w:r w:rsidR="00071A1B">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oMath>
      <w:r w:rsidR="00071A1B">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oMath>
      <w:r w:rsidR="00E24E80">
        <w:rPr>
          <w:rFonts w:ascii="Arial" w:eastAsiaTheme="minorEastAsia" w:hAnsi="Arial" w:cs="Arial"/>
        </w:rPr>
        <w:t>. O</w:t>
      </w:r>
      <w:r w:rsidR="0096474A">
        <w:rPr>
          <w:rFonts w:ascii="Arial" w:eastAsiaTheme="minorEastAsia" w:hAnsi="Arial" w:cs="Arial"/>
        </w:rPr>
        <w:t xml:space="preserve"> intercepto</w:t>
      </w:r>
      <w:r w:rsidR="004B6D91">
        <w:rPr>
          <w:rFonts w:ascii="Arial" w:eastAsiaTheme="minorEastAsia" w:hAnsi="Arial" w:cs="Arial"/>
        </w:rPr>
        <w:t xml:space="preserve"> é negativo</w:t>
      </w:r>
      <w:r w:rsidR="0096474A">
        <w:rPr>
          <w:rFonts w:ascii="Arial" w:eastAsiaTheme="minorEastAsia" w:hAnsi="Arial" w:cs="Arial"/>
        </w:rPr>
        <w:t xml:space="preserve"> em ambos os casos</w:t>
      </w:r>
      <w:r w:rsidR="004B6D91">
        <w:rPr>
          <w:rFonts w:ascii="Arial" w:eastAsiaTheme="minorEastAsia" w:hAnsi="Arial" w:cs="Arial"/>
        </w:rPr>
        <w:t>, havendo diferença absoluta significativa entre eles</w:t>
      </w:r>
      <w:r w:rsidR="0096474A">
        <w:rPr>
          <w:rFonts w:ascii="Arial" w:eastAsiaTheme="minorEastAsia" w:hAnsi="Arial" w:cs="Arial"/>
        </w:rPr>
        <w:t xml:space="preserve">. É importante </w:t>
      </w:r>
      <w:ins w:id="181" w:author="Marcelo COsta" w:date="2023-04-28T09:14:00Z">
        <w:r w:rsidR="003B7602">
          <w:rPr>
            <w:rFonts w:ascii="Arial" w:eastAsiaTheme="minorEastAsia" w:hAnsi="Arial" w:cs="Arial"/>
          </w:rPr>
          <w:t xml:space="preserve">observar </w:t>
        </w:r>
      </w:ins>
      <w:r w:rsidR="0096474A">
        <w:rPr>
          <w:rFonts w:ascii="Arial" w:eastAsiaTheme="minorEastAsia" w:hAnsi="Arial" w:cs="Arial"/>
        </w:rPr>
        <w:t xml:space="preserve">que não há restrição operacional quanto a este último termo, uma vez </w:t>
      </w:r>
      <w:r w:rsidR="00C23C18">
        <w:rPr>
          <w:rFonts w:ascii="Arial" w:eastAsiaTheme="minorEastAsia" w:hAnsi="Arial" w:cs="Arial"/>
        </w:rPr>
        <w:t>ele não diz respeito à natureza da operação, mas sim a uma característica dos modelos.</w:t>
      </w:r>
    </w:p>
    <w:p w14:paraId="7344D879" w14:textId="55A109BB" w:rsidR="008E5DD3" w:rsidRDefault="008E5DD3" w:rsidP="00BD61B6">
      <w:pPr>
        <w:spacing w:line="360" w:lineRule="auto"/>
        <w:ind w:firstLine="708"/>
        <w:jc w:val="both"/>
        <w:rPr>
          <w:rFonts w:ascii="Arial" w:eastAsiaTheme="minorEastAsia" w:hAnsi="Arial" w:cs="Arial"/>
        </w:rPr>
      </w:pPr>
      <w:r>
        <w:rPr>
          <w:rFonts w:ascii="Arial" w:eastAsiaTheme="minorEastAsia" w:hAnsi="Arial" w:cs="Arial"/>
        </w:rPr>
        <w:t>Em relação ao coeficiente</w:t>
      </w:r>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oMath>
      <w:r>
        <w:rPr>
          <w:rFonts w:ascii="Arial" w:eastAsiaTheme="minorEastAsia" w:hAnsi="Arial" w:cs="Arial"/>
        </w:rPr>
        <w:t xml:space="preserve">, o </w:t>
      </w:r>
      <w:r w:rsidR="00866723">
        <w:rPr>
          <w:rFonts w:ascii="Arial" w:eastAsiaTheme="minorEastAsia" w:hAnsi="Arial" w:cs="Arial"/>
        </w:rPr>
        <w:t xml:space="preserve">modelo (1) apresenta maior valor numérico em relação ao modelo (2), quase o dobro. </w:t>
      </w:r>
      <w:r w:rsidR="002706A5">
        <w:rPr>
          <w:rFonts w:ascii="Arial" w:eastAsiaTheme="minorEastAsia" w:hAnsi="Arial" w:cs="Arial"/>
        </w:rPr>
        <w:t xml:space="preserve"> Pode-se leva</w:t>
      </w:r>
      <w:r w:rsidR="00A4451E">
        <w:rPr>
          <w:rFonts w:ascii="Arial" w:eastAsiaTheme="minorEastAsia" w:hAnsi="Arial" w:cs="Arial"/>
        </w:rPr>
        <w:t xml:space="preserve">ntar a hipótese que tal superioridade numérica do coeficiente no modelo (1) deve ser compensada pelo termo mais negativo apresentado </w:t>
      </w:r>
      <w:r w:rsidR="004B6D91">
        <w:rPr>
          <w:rFonts w:ascii="Arial" w:eastAsiaTheme="minorEastAsia" w:hAnsi="Arial" w:cs="Arial"/>
        </w:rPr>
        <w:t xml:space="preserve">em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4B6D91">
        <w:rPr>
          <w:rFonts w:ascii="Arial" w:eastAsiaTheme="minorEastAsia" w:hAnsi="Arial" w:cs="Arial"/>
        </w:rPr>
        <w:t>.</w:t>
      </w:r>
    </w:p>
    <w:p w14:paraId="3D42022B" w14:textId="2BA93D98" w:rsidR="00D5642C" w:rsidRDefault="00D5642C" w:rsidP="00BD61B6">
      <w:pPr>
        <w:spacing w:line="360" w:lineRule="auto"/>
        <w:ind w:firstLine="708"/>
        <w:jc w:val="both"/>
        <w:rPr>
          <w:rFonts w:ascii="Arial" w:eastAsiaTheme="minorEastAsia" w:hAnsi="Arial" w:cs="Arial"/>
        </w:rPr>
      </w:pPr>
      <w:r>
        <w:rPr>
          <w:rFonts w:ascii="Arial" w:eastAsiaTheme="minorEastAsia" w:hAnsi="Arial" w:cs="Arial"/>
        </w:rPr>
        <w:t>Abaixo as medidas de ajuste dos modelos:</w:t>
      </w:r>
    </w:p>
    <w:p w14:paraId="7919296F" w14:textId="77777777" w:rsidR="00D5642C" w:rsidRDefault="00D5642C" w:rsidP="00BD61B6">
      <w:pPr>
        <w:spacing w:line="360" w:lineRule="auto"/>
        <w:jc w:val="both"/>
        <w:rPr>
          <w:rFonts w:ascii="Arial" w:eastAsiaTheme="minorEastAsia" w:hAnsi="Arial" w:cs="Arial"/>
        </w:rPr>
      </w:pPr>
    </w:p>
    <w:p w14:paraId="0AC1AC27" w14:textId="7427B0C5" w:rsidR="00D5642C" w:rsidRPr="000B5C1E" w:rsidRDefault="00D5642C" w:rsidP="00BD61B6">
      <w:pPr>
        <w:spacing w:line="360" w:lineRule="auto"/>
        <w:ind w:firstLine="708"/>
        <w:jc w:val="center"/>
        <w:rPr>
          <w:rFonts w:ascii="Arial" w:hAnsi="Arial" w:cs="Arial"/>
          <w:sz w:val="20"/>
          <w:szCs w:val="20"/>
        </w:rPr>
      </w:pPr>
      <w:commentRangeStart w:id="182"/>
      <w:r w:rsidRPr="000B5C1E">
        <w:rPr>
          <w:rFonts w:ascii="Arial" w:hAnsi="Arial" w:cs="Arial"/>
          <w:sz w:val="20"/>
          <w:szCs w:val="20"/>
        </w:rPr>
        <w:t xml:space="preserve">Figure </w:t>
      </w:r>
      <w:r w:rsidR="003B468C">
        <w:rPr>
          <w:rFonts w:ascii="Arial" w:hAnsi="Arial" w:cs="Arial"/>
          <w:sz w:val="20"/>
          <w:szCs w:val="20"/>
        </w:rPr>
        <w:fldChar w:fldCharType="begin"/>
      </w:r>
      <w:r w:rsidR="003B468C">
        <w:rPr>
          <w:rFonts w:ascii="Arial" w:hAnsi="Arial" w:cs="Arial"/>
          <w:sz w:val="20"/>
          <w:szCs w:val="20"/>
        </w:rPr>
        <w:instrText xml:space="preserve"> SEQ Figure \* ARABIC </w:instrText>
      </w:r>
      <w:r w:rsidR="003B468C">
        <w:rPr>
          <w:rFonts w:ascii="Arial" w:hAnsi="Arial" w:cs="Arial"/>
          <w:sz w:val="20"/>
          <w:szCs w:val="20"/>
        </w:rPr>
        <w:fldChar w:fldCharType="separate"/>
      </w:r>
      <w:r w:rsidR="001362FF">
        <w:rPr>
          <w:rFonts w:ascii="Arial" w:hAnsi="Arial" w:cs="Arial"/>
          <w:noProof/>
          <w:sz w:val="20"/>
          <w:szCs w:val="20"/>
        </w:rPr>
        <w:t>10</w:t>
      </w:r>
      <w:r w:rsidR="003B468C">
        <w:rPr>
          <w:rFonts w:ascii="Arial" w:hAnsi="Arial" w:cs="Arial"/>
          <w:sz w:val="20"/>
          <w:szCs w:val="20"/>
        </w:rPr>
        <w:fldChar w:fldCharType="end"/>
      </w:r>
    </w:p>
    <w:p w14:paraId="1A9250CF" w14:textId="484853D5" w:rsidR="00D5642C" w:rsidRDefault="00670E3C" w:rsidP="00BD61B6">
      <w:pPr>
        <w:spacing w:line="360" w:lineRule="auto"/>
        <w:ind w:firstLine="708"/>
        <w:jc w:val="center"/>
        <w:rPr>
          <w:rFonts w:ascii="Arial" w:eastAsiaTheme="minorEastAsia" w:hAnsi="Arial" w:cs="Arial"/>
        </w:rPr>
      </w:pPr>
      <w:r>
        <w:rPr>
          <w:rFonts w:ascii="Arial" w:eastAsiaTheme="minorEastAsia" w:hAnsi="Arial" w:cs="Arial"/>
          <w:noProof/>
        </w:rPr>
        <w:drawing>
          <wp:inline distT="0" distB="0" distL="0" distR="0" wp14:anchorId="19C4F79C" wp14:editId="299071CA">
            <wp:extent cx="3606800" cy="634577"/>
            <wp:effectExtent l="0" t="0" r="0" b="635"/>
            <wp:docPr id="150627553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5531" name="Imagem 1506275531"/>
                    <pic:cNvPicPr/>
                  </pic:nvPicPr>
                  <pic:blipFill rotWithShape="1">
                    <a:blip r:embed="rId29">
                      <a:extLst>
                        <a:ext uri="{28A0092B-C50C-407E-A947-70E740481C1C}">
                          <a14:useLocalDpi xmlns:a14="http://schemas.microsoft.com/office/drawing/2010/main" val="0"/>
                        </a:ext>
                      </a:extLst>
                    </a:blip>
                    <a:srcRect l="-1" t="8209" r="2347" b="14872"/>
                    <a:stretch/>
                  </pic:blipFill>
                  <pic:spPr bwMode="auto">
                    <a:xfrm>
                      <a:off x="0" y="0"/>
                      <a:ext cx="3608972" cy="634959"/>
                    </a:xfrm>
                    <a:prstGeom prst="rect">
                      <a:avLst/>
                    </a:prstGeom>
                    <a:ln>
                      <a:noFill/>
                    </a:ln>
                    <a:extLst>
                      <a:ext uri="{53640926-AAD7-44D8-BBD7-CCE9431645EC}">
                        <a14:shadowObscured xmlns:a14="http://schemas.microsoft.com/office/drawing/2010/main"/>
                      </a:ext>
                    </a:extLst>
                  </pic:spPr>
                </pic:pic>
              </a:graphicData>
            </a:graphic>
          </wp:inline>
        </w:drawing>
      </w:r>
    </w:p>
    <w:p w14:paraId="2DEBFD62" w14:textId="28807BA2" w:rsidR="00D5642C" w:rsidRDefault="00602800"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commentRangeEnd w:id="182"/>
      <w:r w:rsidR="00DA38C1">
        <w:rPr>
          <w:rStyle w:val="CommentReference"/>
        </w:rPr>
        <w:commentReference w:id="182"/>
      </w:r>
    </w:p>
    <w:p w14:paraId="53680DD8" w14:textId="77777777" w:rsidR="001B2EE2" w:rsidRPr="000B5C1E" w:rsidRDefault="001B2EE2" w:rsidP="00BD61B6">
      <w:pPr>
        <w:spacing w:line="360" w:lineRule="auto"/>
        <w:ind w:firstLine="708"/>
        <w:jc w:val="center"/>
        <w:rPr>
          <w:rFonts w:ascii="Arial" w:eastAsiaTheme="minorEastAsia" w:hAnsi="Arial" w:cs="Arial"/>
          <w:sz w:val="20"/>
          <w:szCs w:val="20"/>
        </w:rPr>
      </w:pPr>
    </w:p>
    <w:p w14:paraId="3D8B3AC2" w14:textId="7F54A0C4" w:rsidR="004A5D1B" w:rsidRDefault="00947BBD" w:rsidP="00BD61B6">
      <w:pPr>
        <w:spacing w:line="360" w:lineRule="auto"/>
        <w:ind w:firstLine="708"/>
        <w:jc w:val="both"/>
        <w:rPr>
          <w:rFonts w:ascii="Arial" w:eastAsiaTheme="minorEastAsia" w:hAnsi="Arial" w:cs="Arial"/>
        </w:rPr>
      </w:pPr>
      <w:r>
        <w:rPr>
          <w:rFonts w:ascii="Arial" w:hAnsi="Arial" w:cs="Arial"/>
        </w:rPr>
        <w:t xml:space="preserve">Na tabela acima </w:t>
      </w:r>
      <w:r w:rsidR="0063663D">
        <w:rPr>
          <w:rFonts w:ascii="Arial" w:hAnsi="Arial" w:cs="Arial"/>
        </w:rPr>
        <w:t>o modelo (1)</w:t>
      </w:r>
      <w:r w:rsidR="006C5D19">
        <w:rPr>
          <w:rFonts w:ascii="Arial" w:hAnsi="Arial" w:cs="Arial"/>
        </w:rPr>
        <w:t xml:space="preserve"> apresenta maior coeficiente de determinação e </w:t>
      </w:r>
      <w:r w:rsidR="00CD2504">
        <w:rPr>
          <w:rFonts w:ascii="Arial" w:hAnsi="Arial" w:cs="Arial"/>
        </w:rPr>
        <w:t>p-</w:t>
      </w:r>
      <w:r w:rsidR="00DC0090">
        <w:rPr>
          <w:rFonts w:ascii="Arial" w:hAnsi="Arial" w:cs="Arial"/>
        </w:rPr>
        <w:t>valor calculado</w:t>
      </w:r>
      <w:r w:rsidR="00CD2504">
        <w:rPr>
          <w:rFonts w:ascii="Arial" w:hAnsi="Arial" w:cs="Arial"/>
        </w:rPr>
        <w:t xml:space="preserve"> a partir da </w:t>
      </w:r>
      <w:r w:rsidR="006C5D19">
        <w:rPr>
          <w:rFonts w:ascii="Arial" w:hAnsi="Arial" w:cs="Arial"/>
        </w:rPr>
        <w:t>d</w:t>
      </w:r>
      <w:r w:rsidR="006C7200">
        <w:rPr>
          <w:rFonts w:ascii="Arial" w:hAnsi="Arial" w:cs="Arial"/>
        </w:rPr>
        <w:t>e</w:t>
      </w:r>
      <w:r w:rsidR="006C5D19">
        <w:rPr>
          <w:rFonts w:ascii="Arial" w:hAnsi="Arial" w:cs="Arial"/>
        </w:rPr>
        <w:t xml:space="preserve">viance igual a 1, indicando </w:t>
      </w:r>
      <w:r w:rsidR="004A7914">
        <w:rPr>
          <w:rFonts w:ascii="Arial" w:hAnsi="Arial" w:cs="Arial"/>
        </w:rPr>
        <w:lastRenderedPageBreak/>
        <w:t>su</w:t>
      </w:r>
      <w:r w:rsidR="006C7200">
        <w:rPr>
          <w:rFonts w:ascii="Arial" w:hAnsi="Arial" w:cs="Arial"/>
        </w:rPr>
        <w:t xml:space="preserve">bdispersão da variância. O modelo (2) apresenta menor coeficiente de determinação e deviance igual a 1, indicando também subdispersão nos dados. Como descrito anteriormente, o objetivo deste trabalho é propor uma metodologia </w:t>
      </w:r>
      <w:r w:rsidR="00A84B4A">
        <w:rPr>
          <w:rFonts w:ascii="Arial" w:hAnsi="Arial" w:cs="Arial"/>
        </w:rPr>
        <w:t>para apurar os custos operacionais respeitando as restrições impostas pela natureza operacional das concessionár</w:t>
      </w:r>
      <w:r w:rsidR="00A921D7">
        <w:rPr>
          <w:rFonts w:ascii="Arial" w:hAnsi="Arial" w:cs="Arial"/>
        </w:rPr>
        <w:t xml:space="preserve">ias. Dessa forma, o modelo (1) se mostra impróprio de ser utilizado devido ao coeficiente negativo e </w:t>
      </w:r>
      <w:r w:rsidR="00C10A17">
        <w:rPr>
          <w:rFonts w:ascii="Arial" w:hAnsi="Arial" w:cs="Arial"/>
        </w:rPr>
        <w:t>a subdispersão do modelo</w:t>
      </w:r>
      <w:r w:rsidR="00A921D7">
        <w:rPr>
          <w:rFonts w:ascii="Arial" w:hAnsi="Arial" w:cs="Arial"/>
        </w:rPr>
        <w:t xml:space="preserve"> </w:t>
      </w:r>
      <w:r w:rsidR="00C10A17">
        <w:rPr>
          <w:rFonts w:ascii="Arial" w:hAnsi="Arial" w:cs="Arial"/>
        </w:rPr>
        <w:t>(2) torna questionável sua aplicação.</w:t>
      </w:r>
      <w:r w:rsidR="00A045BB">
        <w:rPr>
          <w:rFonts w:ascii="Arial" w:hAnsi="Arial" w:cs="Arial"/>
        </w:rPr>
        <w:t xml:space="preserve"> Ainda que </w:t>
      </w:r>
      <w:r w:rsidR="00BD6C98">
        <w:rPr>
          <w:rFonts w:ascii="Arial" w:hAnsi="Arial" w:cs="Arial"/>
        </w:rPr>
        <w:t>pudesse ser utilizado com a eliminação do fenômeno de subdispersão</w:t>
      </w:r>
      <w:r w:rsidR="003E1C54">
        <w:rPr>
          <w:rFonts w:ascii="Arial" w:hAnsi="Arial" w:cs="Arial"/>
        </w:rPr>
        <w:t xml:space="preserve">, a diferença </w:t>
      </w:r>
      <w:r w:rsidR="008D235D">
        <w:rPr>
          <w:rFonts w:ascii="Arial" w:hAnsi="Arial" w:cs="Arial"/>
        </w:rPr>
        <w:t xml:space="preserve">entre os coeficientes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235D">
        <w:rPr>
          <w:rFonts w:ascii="Arial" w:eastAsiaTheme="minorEastAsia" w:hAnsi="Arial" w:cs="Arial"/>
        </w:rPr>
        <w:t xml:space="preserve"> levanta questões se uma outra abordagem poderia levar a um modelo </w:t>
      </w:r>
      <w:r w:rsidR="004A5D1B">
        <w:rPr>
          <w:rFonts w:ascii="Arial" w:eastAsiaTheme="minorEastAsia" w:hAnsi="Arial" w:cs="Arial"/>
        </w:rPr>
        <w:t>com indicador mais elevado.</w:t>
      </w:r>
    </w:p>
    <w:p w14:paraId="629F4CA9" w14:textId="77777777" w:rsidR="009C2394" w:rsidRDefault="008D5B0D" w:rsidP="00BD61B6">
      <w:pPr>
        <w:spacing w:line="360" w:lineRule="auto"/>
        <w:jc w:val="both"/>
        <w:rPr>
          <w:rFonts w:ascii="Arial" w:eastAsiaTheme="minorEastAsia" w:hAnsi="Arial" w:cs="Arial"/>
        </w:rPr>
      </w:pPr>
      <w:r>
        <w:rPr>
          <w:rFonts w:ascii="Arial" w:eastAsiaTheme="minorEastAsia" w:hAnsi="Arial" w:cs="Arial"/>
        </w:rPr>
        <w:tab/>
      </w:r>
      <w:r w:rsidR="00A3720B">
        <w:rPr>
          <w:rFonts w:ascii="Arial" w:eastAsiaTheme="minorEastAsia" w:hAnsi="Arial" w:cs="Arial"/>
        </w:rPr>
        <w:t>Os gráficos abaixo mostram a comparação entre os valores estimados e observados para os dois ajustes</w:t>
      </w:r>
      <w:r w:rsidR="00731B47">
        <w:rPr>
          <w:rFonts w:ascii="Arial" w:eastAsiaTheme="minorEastAsia" w:hAnsi="Arial" w:cs="Arial"/>
        </w:rPr>
        <w:t xml:space="preserve">, é possível verificar que embora semelhantes, é possível </w:t>
      </w:r>
      <w:r w:rsidR="008C2CF0">
        <w:rPr>
          <w:rFonts w:ascii="Arial" w:eastAsiaTheme="minorEastAsia" w:hAnsi="Arial" w:cs="Arial"/>
        </w:rPr>
        <w:t>notar algumas diferenças nos modelos, evidenciando a diferença no coeficiente de determinação.</w:t>
      </w:r>
    </w:p>
    <w:p w14:paraId="3497D492" w14:textId="77777777" w:rsidR="009C2394" w:rsidRDefault="009C2394" w:rsidP="00BD61B6">
      <w:pPr>
        <w:spacing w:line="360" w:lineRule="auto"/>
        <w:jc w:val="both"/>
        <w:rPr>
          <w:rFonts w:ascii="Arial" w:eastAsiaTheme="minorEastAsia" w:hAnsi="Arial" w:cs="Arial"/>
        </w:rPr>
      </w:pPr>
    </w:p>
    <w:p w14:paraId="2E1C568B" w14:textId="77777777" w:rsidR="009C2394" w:rsidRDefault="009C2394" w:rsidP="00BD61B6">
      <w:pPr>
        <w:spacing w:line="360" w:lineRule="auto"/>
        <w:jc w:val="both"/>
        <w:rPr>
          <w:rFonts w:ascii="Arial" w:eastAsiaTheme="minorEastAsia" w:hAnsi="Arial" w:cs="Arial"/>
        </w:rPr>
        <w:sectPr w:rsidR="009C2394" w:rsidSect="00FF2A04">
          <w:type w:val="continuous"/>
          <w:pgSz w:w="11900" w:h="16840"/>
          <w:pgMar w:top="1417" w:right="1701" w:bottom="1417" w:left="1701" w:header="708" w:footer="708" w:gutter="0"/>
          <w:cols w:space="708"/>
          <w:docGrid w:linePitch="360"/>
        </w:sectPr>
      </w:pPr>
    </w:p>
    <w:p w14:paraId="61944BAC" w14:textId="1B829AE8" w:rsidR="009C2394"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8</w:t>
      </w:r>
      <w:r w:rsidRPr="000B5C1E">
        <w:rPr>
          <w:rFonts w:ascii="Arial" w:eastAsiaTheme="minorEastAsia" w:hAnsi="Arial" w:cs="Arial"/>
          <w:sz w:val="20"/>
          <w:szCs w:val="20"/>
        </w:rPr>
        <w:fldChar w:fldCharType="end"/>
      </w:r>
      <w:r w:rsidR="009C2394" w:rsidRPr="000B5C1E">
        <w:rPr>
          <w:rFonts w:ascii="Arial" w:eastAsiaTheme="minorEastAsia" w:hAnsi="Arial" w:cs="Arial"/>
          <w:noProof/>
          <w:sz w:val="20"/>
          <w:szCs w:val="20"/>
        </w:rPr>
        <w:drawing>
          <wp:inline distT="0" distB="0" distL="0" distR="0" wp14:anchorId="585A23FD" wp14:editId="4CFBA082">
            <wp:extent cx="2378503" cy="2468880"/>
            <wp:effectExtent l="12700" t="12700" r="9525"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78503" cy="2468880"/>
                    </a:xfrm>
                    <a:prstGeom prst="rect">
                      <a:avLst/>
                    </a:prstGeom>
                    <a:ln>
                      <a:solidFill>
                        <a:schemeClr val="tx1"/>
                      </a:solidFill>
                    </a:ln>
                  </pic:spPr>
                </pic:pic>
              </a:graphicData>
            </a:graphic>
          </wp:inline>
        </w:drawing>
      </w:r>
    </w:p>
    <w:p w14:paraId="3117EAD0" w14:textId="34A380F0" w:rsidR="007444D5"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4904EB02" w14:textId="2049AD89" w:rsidR="007444D5" w:rsidRPr="000B5C1E" w:rsidRDefault="007444D5"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9</w:t>
      </w:r>
      <w:r w:rsidRPr="000B5C1E">
        <w:rPr>
          <w:rFonts w:ascii="Arial" w:eastAsiaTheme="minorEastAsia" w:hAnsi="Arial" w:cs="Arial"/>
          <w:sz w:val="20"/>
          <w:szCs w:val="20"/>
        </w:rPr>
        <w:fldChar w:fldCharType="end"/>
      </w:r>
    </w:p>
    <w:p w14:paraId="43C62FBB" w14:textId="239385BF" w:rsidR="009C2394" w:rsidRPr="000B5C1E" w:rsidRDefault="009C2394" w:rsidP="00BD61B6">
      <w:pPr>
        <w:spacing w:line="360" w:lineRule="auto"/>
        <w:jc w:val="both"/>
        <w:rPr>
          <w:rFonts w:ascii="Arial" w:eastAsiaTheme="minorEastAsia" w:hAnsi="Arial" w:cs="Arial"/>
          <w:sz w:val="20"/>
          <w:szCs w:val="20"/>
        </w:rPr>
      </w:pPr>
      <w:r w:rsidRPr="000B5C1E">
        <w:rPr>
          <w:rFonts w:ascii="Arial" w:eastAsiaTheme="minorEastAsia" w:hAnsi="Arial" w:cs="Arial"/>
          <w:noProof/>
          <w:sz w:val="20"/>
          <w:szCs w:val="20"/>
        </w:rPr>
        <w:drawing>
          <wp:inline distT="0" distB="0" distL="0" distR="0" wp14:anchorId="6D7EBF49" wp14:editId="6B04B6E6">
            <wp:extent cx="2378503" cy="2468880"/>
            <wp:effectExtent l="12700" t="12700" r="9525"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78503" cy="2468880"/>
                    </a:xfrm>
                    <a:prstGeom prst="rect">
                      <a:avLst/>
                    </a:prstGeom>
                    <a:ln>
                      <a:solidFill>
                        <a:schemeClr val="tx1"/>
                      </a:solidFill>
                    </a:ln>
                  </pic:spPr>
                </pic:pic>
              </a:graphicData>
            </a:graphic>
          </wp:inline>
        </w:drawing>
      </w:r>
    </w:p>
    <w:p w14:paraId="1030E479" w14:textId="5C66D094" w:rsidR="009C2394" w:rsidRDefault="007444D5" w:rsidP="00BD61B6">
      <w:pPr>
        <w:spacing w:line="360" w:lineRule="auto"/>
        <w:jc w:val="center"/>
        <w:rPr>
          <w:rFonts w:ascii="Arial" w:eastAsiaTheme="minorEastAsia" w:hAnsi="Arial" w:cs="Arial"/>
        </w:rPr>
        <w:sectPr w:rsidR="009C2394" w:rsidSect="009C2394">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729E69D1" w14:textId="77777777" w:rsidR="00EB3FAF" w:rsidRDefault="00EB3FAF" w:rsidP="00BD61B6">
      <w:pPr>
        <w:spacing w:line="360" w:lineRule="auto"/>
        <w:jc w:val="both"/>
        <w:rPr>
          <w:rFonts w:ascii="Arial" w:hAnsi="Arial" w:cs="Arial"/>
          <w:b/>
          <w:bCs/>
        </w:rPr>
      </w:pPr>
    </w:p>
    <w:p w14:paraId="4CBB3DD6" w14:textId="5E167057" w:rsidR="004E072A" w:rsidRDefault="00DD7F6E" w:rsidP="00BD61B6">
      <w:pPr>
        <w:spacing w:line="360" w:lineRule="auto"/>
        <w:jc w:val="both"/>
        <w:rPr>
          <w:rFonts w:ascii="Arial" w:hAnsi="Arial" w:cs="Arial"/>
        </w:rPr>
      </w:pPr>
      <w:r>
        <w:rPr>
          <w:rFonts w:ascii="Arial" w:hAnsi="Arial" w:cs="Arial"/>
          <w:b/>
          <w:bCs/>
        </w:rPr>
        <w:tab/>
      </w:r>
      <w:r>
        <w:rPr>
          <w:rFonts w:ascii="Arial" w:hAnsi="Arial" w:cs="Arial"/>
        </w:rPr>
        <w:t>Analisando os resultados na escala logarítmica para novamente reduzir as distor</w:t>
      </w:r>
      <w:r w:rsidR="004E072A">
        <w:rPr>
          <w:rFonts w:ascii="Arial" w:hAnsi="Arial" w:cs="Arial"/>
        </w:rPr>
        <w:t xml:space="preserve">ções causadas </w:t>
      </w:r>
      <w:r w:rsidR="00EE2538">
        <w:rPr>
          <w:rFonts w:ascii="Arial" w:hAnsi="Arial" w:cs="Arial"/>
        </w:rPr>
        <w:t>pelas discrepâncias</w:t>
      </w:r>
      <w:r w:rsidR="004E072A">
        <w:rPr>
          <w:rFonts w:ascii="Arial" w:hAnsi="Arial" w:cs="Arial"/>
        </w:rPr>
        <w:t xml:space="preserve"> dos resultados operacionais e pela dimensão de cada companhia, temos os seguintes dados do coeficiente de determinação:</w:t>
      </w:r>
    </w:p>
    <w:p w14:paraId="37BA098C" w14:textId="770D0B02" w:rsidR="004E072A" w:rsidRDefault="004E072A" w:rsidP="00BD61B6">
      <w:pPr>
        <w:spacing w:line="360" w:lineRule="auto"/>
        <w:jc w:val="both"/>
        <w:rPr>
          <w:rFonts w:ascii="Arial" w:hAnsi="Arial" w:cs="Arial"/>
        </w:rPr>
      </w:pPr>
      <w:r>
        <w:rPr>
          <w:rFonts w:ascii="Arial" w:hAnsi="Arial" w:cs="Arial"/>
        </w:rPr>
        <w:tab/>
      </w:r>
    </w:p>
    <w:p w14:paraId="2FD4253C" w14:textId="4ECF6335" w:rsidR="00AA2854" w:rsidRDefault="00AA2854">
      <w:pPr>
        <w:rPr>
          <w:rFonts w:ascii="Arial" w:hAnsi="Arial" w:cs="Arial"/>
          <w:b/>
          <w:bCs/>
        </w:rPr>
      </w:pPr>
      <w:r>
        <w:rPr>
          <w:rFonts w:ascii="Arial" w:hAnsi="Arial" w:cs="Arial"/>
          <w:b/>
          <w:bCs/>
        </w:rPr>
        <w:br w:type="page"/>
      </w:r>
    </w:p>
    <w:p w14:paraId="38EA8A02" w14:textId="324F0715" w:rsidR="00AA2854" w:rsidRPr="00AA2854" w:rsidRDefault="00AA2854" w:rsidP="00AA2854">
      <w:pPr>
        <w:pStyle w:val="Caption"/>
        <w:keepNext/>
        <w:spacing w:after="0" w:line="360" w:lineRule="auto"/>
        <w:jc w:val="center"/>
        <w:rPr>
          <w:rFonts w:ascii="Arial" w:hAnsi="Arial" w:cs="Arial"/>
          <w:i w:val="0"/>
          <w:iCs w:val="0"/>
          <w:color w:val="000000" w:themeColor="text1"/>
          <w:sz w:val="20"/>
          <w:szCs w:val="20"/>
        </w:rPr>
      </w:pPr>
      <w:r w:rsidRPr="00AA2854">
        <w:rPr>
          <w:rFonts w:ascii="Arial" w:hAnsi="Arial" w:cs="Arial"/>
          <w:i w:val="0"/>
          <w:iCs w:val="0"/>
          <w:color w:val="000000" w:themeColor="text1"/>
          <w:sz w:val="20"/>
          <w:szCs w:val="20"/>
        </w:rPr>
        <w:lastRenderedPageBreak/>
        <w:t xml:space="preserve">Figura </w:t>
      </w:r>
      <w:r w:rsidRPr="00AA2854">
        <w:rPr>
          <w:rFonts w:ascii="Arial" w:hAnsi="Arial" w:cs="Arial"/>
          <w:i w:val="0"/>
          <w:iCs w:val="0"/>
          <w:color w:val="000000" w:themeColor="text1"/>
          <w:sz w:val="20"/>
          <w:szCs w:val="20"/>
        </w:rPr>
        <w:fldChar w:fldCharType="begin"/>
      </w:r>
      <w:r w:rsidRPr="00AA2854">
        <w:rPr>
          <w:rFonts w:ascii="Arial" w:hAnsi="Arial" w:cs="Arial"/>
          <w:i w:val="0"/>
          <w:iCs w:val="0"/>
          <w:color w:val="000000" w:themeColor="text1"/>
          <w:sz w:val="20"/>
          <w:szCs w:val="20"/>
        </w:rPr>
        <w:instrText xml:space="preserve"> SEQ Figura \* ARABIC </w:instrText>
      </w:r>
      <w:r w:rsidRPr="00AA2854">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10</w:t>
      </w:r>
      <w:r w:rsidRPr="00AA2854">
        <w:rPr>
          <w:rFonts w:ascii="Arial" w:hAnsi="Arial" w:cs="Arial"/>
          <w:i w:val="0"/>
          <w:iCs w:val="0"/>
          <w:color w:val="000000" w:themeColor="text1"/>
          <w:sz w:val="20"/>
          <w:szCs w:val="20"/>
        </w:rPr>
        <w:fldChar w:fldCharType="end"/>
      </w:r>
    </w:p>
    <w:p w14:paraId="70B40362" w14:textId="77777777" w:rsidR="00DD7F6E" w:rsidRDefault="00AA2854" w:rsidP="00AA2854">
      <w:pPr>
        <w:spacing w:line="360" w:lineRule="auto"/>
        <w:jc w:val="center"/>
        <w:rPr>
          <w:rFonts w:ascii="Arial" w:hAnsi="Arial" w:cs="Arial"/>
          <w:b/>
          <w:bCs/>
        </w:rPr>
      </w:pPr>
      <w:r>
        <w:rPr>
          <w:noProof/>
        </w:rPr>
        <w:drawing>
          <wp:inline distT="0" distB="0" distL="0" distR="0" wp14:anchorId="5E16FB55" wp14:editId="173CC439">
            <wp:extent cx="2438400" cy="857250"/>
            <wp:effectExtent l="0" t="0" r="0" b="0"/>
            <wp:docPr id="114022631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311" name="Picture 1" descr="A picture containing text, font, screenshot, line&#10;&#10;Description automatically generated"/>
                    <pic:cNvPicPr/>
                  </pic:nvPicPr>
                  <pic:blipFill>
                    <a:blip r:embed="rId32"/>
                    <a:stretch>
                      <a:fillRect/>
                    </a:stretch>
                  </pic:blipFill>
                  <pic:spPr>
                    <a:xfrm>
                      <a:off x="0" y="0"/>
                      <a:ext cx="2438400" cy="857250"/>
                    </a:xfrm>
                    <a:prstGeom prst="rect">
                      <a:avLst/>
                    </a:prstGeom>
                  </pic:spPr>
                </pic:pic>
              </a:graphicData>
            </a:graphic>
          </wp:inline>
        </w:drawing>
      </w:r>
    </w:p>
    <w:p w14:paraId="7085443F" w14:textId="118170AF" w:rsidR="00AA2854" w:rsidRPr="00AA2854" w:rsidRDefault="00AA2854" w:rsidP="00AA2854">
      <w:pPr>
        <w:spacing w:line="360" w:lineRule="auto"/>
        <w:jc w:val="center"/>
        <w:rPr>
          <w:rFonts w:ascii="Arial" w:hAnsi="Arial" w:cs="Arial"/>
          <w:sz w:val="20"/>
          <w:szCs w:val="20"/>
        </w:rPr>
      </w:pPr>
      <w:r w:rsidRPr="00AA2854">
        <w:rPr>
          <w:rFonts w:ascii="Arial" w:hAnsi="Arial" w:cs="Arial"/>
          <w:sz w:val="20"/>
          <w:szCs w:val="20"/>
        </w:rPr>
        <w:t>Fonte: Autor</w:t>
      </w:r>
    </w:p>
    <w:p w14:paraId="2C2153DE" w14:textId="77777777" w:rsidR="00AA2854" w:rsidRDefault="00AA2854" w:rsidP="00AA2854">
      <w:pPr>
        <w:spacing w:line="360" w:lineRule="auto"/>
        <w:jc w:val="center"/>
        <w:rPr>
          <w:rFonts w:ascii="Arial" w:hAnsi="Arial" w:cs="Arial"/>
          <w:b/>
          <w:bCs/>
        </w:rPr>
      </w:pPr>
    </w:p>
    <w:p w14:paraId="1FCE8979" w14:textId="0CB28DBC" w:rsidR="00AA2854" w:rsidRPr="00AA2854" w:rsidRDefault="00AA2854" w:rsidP="00AA2854">
      <w:pPr>
        <w:spacing w:line="360" w:lineRule="auto"/>
        <w:jc w:val="both"/>
        <w:rPr>
          <w:rFonts w:ascii="Arial" w:hAnsi="Arial" w:cs="Arial"/>
        </w:rPr>
      </w:pPr>
      <w:r>
        <w:rPr>
          <w:rFonts w:ascii="Arial" w:hAnsi="Arial" w:cs="Arial"/>
          <w:b/>
          <w:bCs/>
        </w:rPr>
        <w:tab/>
      </w:r>
      <w:r>
        <w:rPr>
          <w:rFonts w:ascii="Arial" w:hAnsi="Arial" w:cs="Arial"/>
        </w:rPr>
        <w:t>A aplicação da escala logarítmica permite nos permite novamente a observar a distribuição dos valores observados e estimados o efeito das discrepâncias. Os gráficos abaixo</w:t>
      </w:r>
      <w:r w:rsidR="00DC0090">
        <w:rPr>
          <w:rFonts w:ascii="Arial" w:hAnsi="Arial" w:cs="Arial"/>
        </w:rPr>
        <w:t xml:space="preserve"> mostram o efeito da transformação ao longo da reta tracejada:</w:t>
      </w:r>
    </w:p>
    <w:p w14:paraId="35401A5C" w14:textId="77777777" w:rsidR="00AA2854" w:rsidRDefault="00AA2854" w:rsidP="00AA2854">
      <w:pPr>
        <w:spacing w:line="360" w:lineRule="auto"/>
        <w:jc w:val="center"/>
        <w:rPr>
          <w:rFonts w:ascii="Arial" w:hAnsi="Arial" w:cs="Arial"/>
          <w:b/>
          <w:bCs/>
        </w:rPr>
      </w:pPr>
    </w:p>
    <w:p w14:paraId="051DBB47" w14:textId="691ECFCE" w:rsidR="00AA2854" w:rsidRDefault="00AA2854" w:rsidP="00AA2854">
      <w:pPr>
        <w:spacing w:line="360" w:lineRule="auto"/>
        <w:jc w:val="center"/>
        <w:rPr>
          <w:rFonts w:ascii="Arial" w:hAnsi="Arial" w:cs="Arial"/>
          <w:b/>
          <w:bCs/>
        </w:rPr>
        <w:sectPr w:rsidR="00AA2854" w:rsidSect="00FF2A04">
          <w:type w:val="continuous"/>
          <w:pgSz w:w="11900" w:h="16840"/>
          <w:pgMar w:top="1417" w:right="1701" w:bottom="1417" w:left="1701" w:header="708" w:footer="708" w:gutter="0"/>
          <w:cols w:space="708"/>
          <w:docGrid w:linePitch="360"/>
        </w:sectPr>
      </w:pPr>
    </w:p>
    <w:p w14:paraId="0B3A01B0" w14:textId="4133043F" w:rsidR="00DD7F6E" w:rsidRPr="00DD7F6E" w:rsidRDefault="00DD7F6E" w:rsidP="00DD7F6E">
      <w:pPr>
        <w:pStyle w:val="Caption"/>
        <w:keepNext/>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Pr="00DD7F6E">
        <w:rPr>
          <w:rFonts w:ascii="Arial" w:hAnsi="Arial" w:cs="Arial"/>
          <w:i w:val="0"/>
          <w:iCs w:val="0"/>
          <w:color w:val="000000" w:themeColor="text1"/>
          <w:sz w:val="20"/>
          <w:szCs w:val="20"/>
        </w:rPr>
        <w:fldChar w:fldCharType="begin"/>
      </w:r>
      <w:r w:rsidRPr="00DD7F6E">
        <w:rPr>
          <w:rFonts w:ascii="Arial" w:hAnsi="Arial" w:cs="Arial"/>
          <w:i w:val="0"/>
          <w:iCs w:val="0"/>
          <w:color w:val="000000" w:themeColor="text1"/>
          <w:sz w:val="20"/>
          <w:szCs w:val="20"/>
        </w:rPr>
        <w:instrText xml:space="preserve"> SEQ Figure \* ARABIC </w:instrText>
      </w:r>
      <w:r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11</w:t>
      </w:r>
      <w:r w:rsidRPr="00DD7F6E">
        <w:rPr>
          <w:rFonts w:ascii="Arial" w:hAnsi="Arial" w:cs="Arial"/>
          <w:i w:val="0"/>
          <w:iCs w:val="0"/>
          <w:color w:val="000000" w:themeColor="text1"/>
          <w:sz w:val="20"/>
          <w:szCs w:val="20"/>
        </w:rPr>
        <w:fldChar w:fldCharType="end"/>
      </w:r>
    </w:p>
    <w:p w14:paraId="00BA4362" w14:textId="77777777" w:rsidR="00DD7F6E" w:rsidRDefault="00DD7F6E" w:rsidP="00DD7F6E">
      <w:pPr>
        <w:spacing w:line="360" w:lineRule="auto"/>
        <w:jc w:val="center"/>
        <w:rPr>
          <w:rFonts w:ascii="Arial" w:hAnsi="Arial" w:cs="Arial"/>
          <w:b/>
          <w:bCs/>
        </w:rPr>
      </w:pPr>
      <w:r>
        <w:rPr>
          <w:rFonts w:ascii="Arial" w:hAnsi="Arial" w:cs="Arial"/>
          <w:b/>
          <w:bCs/>
          <w:noProof/>
        </w:rPr>
        <w:drawing>
          <wp:inline distT="0" distB="0" distL="0" distR="0" wp14:anchorId="6BB82CF9" wp14:editId="5ACEEB51">
            <wp:extent cx="2379600" cy="2815200"/>
            <wp:effectExtent l="12700" t="12700" r="8255" b="17145"/>
            <wp:docPr id="5838155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5529" name="Imagem 583815529"/>
                    <pic:cNvPicPr/>
                  </pic:nvPicPr>
                  <pic:blipFill>
                    <a:blip r:embed="rId33">
                      <a:extLst>
                        <a:ext uri="{28A0092B-C50C-407E-A947-70E740481C1C}">
                          <a14:useLocalDpi xmlns:a14="http://schemas.microsoft.com/office/drawing/2010/main" val="0"/>
                        </a:ext>
                      </a:extLst>
                    </a:blip>
                    <a:stretch>
                      <a:fillRect/>
                    </a:stretch>
                  </pic:blipFill>
                  <pic:spPr>
                    <a:xfrm>
                      <a:off x="0" y="0"/>
                      <a:ext cx="2379600" cy="2815200"/>
                    </a:xfrm>
                    <a:prstGeom prst="rect">
                      <a:avLst/>
                    </a:prstGeom>
                    <a:ln>
                      <a:solidFill>
                        <a:schemeClr val="tx1"/>
                      </a:solidFill>
                    </a:ln>
                  </pic:spPr>
                </pic:pic>
              </a:graphicData>
            </a:graphic>
          </wp:inline>
        </w:drawing>
      </w:r>
    </w:p>
    <w:p w14:paraId="7912F21B" w14:textId="25635C5F" w:rsidR="00DD7F6E" w:rsidRPr="00DD7F6E" w:rsidRDefault="00DD7F6E" w:rsidP="00DD7F6E">
      <w:pPr>
        <w:spacing w:line="360" w:lineRule="auto"/>
        <w:jc w:val="center"/>
        <w:rPr>
          <w:rFonts w:ascii="Arial" w:hAnsi="Arial" w:cs="Arial"/>
          <w:sz w:val="20"/>
          <w:szCs w:val="20"/>
          <w:lang w:val="en-US"/>
        </w:rPr>
      </w:pPr>
      <w:r w:rsidRPr="00DD7F6E">
        <w:rPr>
          <w:rFonts w:ascii="Arial" w:hAnsi="Arial" w:cs="Arial"/>
          <w:sz w:val="20"/>
          <w:szCs w:val="20"/>
        </w:rPr>
        <w:t>Fonte: Autor</w:t>
      </w:r>
    </w:p>
    <w:p w14:paraId="5BA83865" w14:textId="7CAA7ECC" w:rsidR="00DD7F6E" w:rsidRPr="00DD7F6E" w:rsidRDefault="00DD7F6E" w:rsidP="00DD7F6E">
      <w:pPr>
        <w:pStyle w:val="Caption"/>
        <w:keepNext/>
        <w:jc w:val="center"/>
        <w:rPr>
          <w:rFonts w:ascii="Arial" w:hAnsi="Arial" w:cs="Arial"/>
          <w:i w:val="0"/>
          <w:iCs w:val="0"/>
          <w:color w:val="000000" w:themeColor="text1"/>
          <w:sz w:val="20"/>
          <w:szCs w:val="20"/>
        </w:rPr>
      </w:pPr>
      <w:r w:rsidRPr="00DD7F6E">
        <w:rPr>
          <w:rFonts w:ascii="Arial" w:hAnsi="Arial" w:cs="Arial"/>
          <w:i w:val="0"/>
          <w:iCs w:val="0"/>
          <w:color w:val="000000" w:themeColor="text1"/>
          <w:sz w:val="20"/>
          <w:szCs w:val="20"/>
        </w:rPr>
        <w:t xml:space="preserve">Figure </w:t>
      </w:r>
      <w:r w:rsidRPr="00DD7F6E">
        <w:rPr>
          <w:rFonts w:ascii="Arial" w:hAnsi="Arial" w:cs="Arial"/>
          <w:i w:val="0"/>
          <w:iCs w:val="0"/>
          <w:color w:val="000000" w:themeColor="text1"/>
          <w:sz w:val="20"/>
          <w:szCs w:val="20"/>
        </w:rPr>
        <w:fldChar w:fldCharType="begin"/>
      </w:r>
      <w:r w:rsidRPr="00DD7F6E">
        <w:rPr>
          <w:rFonts w:ascii="Arial" w:hAnsi="Arial" w:cs="Arial"/>
          <w:i w:val="0"/>
          <w:iCs w:val="0"/>
          <w:color w:val="000000" w:themeColor="text1"/>
          <w:sz w:val="20"/>
          <w:szCs w:val="20"/>
        </w:rPr>
        <w:instrText xml:space="preserve"> SEQ Figure \* ARABIC </w:instrText>
      </w:r>
      <w:r w:rsidRPr="00DD7F6E">
        <w:rPr>
          <w:rFonts w:ascii="Arial" w:hAnsi="Arial" w:cs="Arial"/>
          <w:i w:val="0"/>
          <w:iCs w:val="0"/>
          <w:color w:val="000000" w:themeColor="text1"/>
          <w:sz w:val="20"/>
          <w:szCs w:val="20"/>
        </w:rPr>
        <w:fldChar w:fldCharType="separate"/>
      </w:r>
      <w:r w:rsidR="001362FF">
        <w:rPr>
          <w:rFonts w:ascii="Arial" w:hAnsi="Arial" w:cs="Arial"/>
          <w:i w:val="0"/>
          <w:iCs w:val="0"/>
          <w:noProof/>
          <w:color w:val="000000" w:themeColor="text1"/>
          <w:sz w:val="20"/>
          <w:szCs w:val="20"/>
        </w:rPr>
        <w:t>12</w:t>
      </w:r>
      <w:r w:rsidRPr="00DD7F6E">
        <w:rPr>
          <w:rFonts w:ascii="Arial" w:hAnsi="Arial" w:cs="Arial"/>
          <w:i w:val="0"/>
          <w:iCs w:val="0"/>
          <w:color w:val="000000" w:themeColor="text1"/>
          <w:sz w:val="20"/>
          <w:szCs w:val="20"/>
        </w:rPr>
        <w:fldChar w:fldCharType="end"/>
      </w:r>
    </w:p>
    <w:p w14:paraId="3194488B" w14:textId="6489421D" w:rsidR="00964737" w:rsidRPr="00DD7F6E" w:rsidRDefault="00DD7F6E" w:rsidP="00DD7F6E">
      <w:pPr>
        <w:spacing w:line="360" w:lineRule="auto"/>
        <w:jc w:val="center"/>
        <w:rPr>
          <w:rFonts w:ascii="Arial" w:hAnsi="Arial" w:cs="Arial"/>
        </w:rPr>
      </w:pPr>
      <w:r w:rsidRPr="00DD7F6E">
        <w:rPr>
          <w:rFonts w:ascii="Arial" w:hAnsi="Arial" w:cs="Arial"/>
          <w:noProof/>
        </w:rPr>
        <w:drawing>
          <wp:inline distT="0" distB="0" distL="0" distR="0" wp14:anchorId="6AA47358" wp14:editId="121AFB6C">
            <wp:extent cx="2379600" cy="2815590"/>
            <wp:effectExtent l="12700" t="12700" r="8255" b="16510"/>
            <wp:docPr id="148421044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10446" name="Imagem 1484210446"/>
                    <pic:cNvPicPr/>
                  </pic:nvPicPr>
                  <pic:blipFill>
                    <a:blip r:embed="rId34">
                      <a:extLst>
                        <a:ext uri="{28A0092B-C50C-407E-A947-70E740481C1C}">
                          <a14:useLocalDpi xmlns:a14="http://schemas.microsoft.com/office/drawing/2010/main" val="0"/>
                        </a:ext>
                      </a:extLst>
                    </a:blip>
                    <a:stretch>
                      <a:fillRect/>
                    </a:stretch>
                  </pic:blipFill>
                  <pic:spPr>
                    <a:xfrm>
                      <a:off x="0" y="0"/>
                      <a:ext cx="2379600" cy="2815590"/>
                    </a:xfrm>
                    <a:prstGeom prst="rect">
                      <a:avLst/>
                    </a:prstGeom>
                    <a:ln>
                      <a:solidFill>
                        <a:schemeClr val="tx1"/>
                      </a:solidFill>
                    </a:ln>
                  </pic:spPr>
                </pic:pic>
              </a:graphicData>
            </a:graphic>
          </wp:inline>
        </w:drawing>
      </w:r>
    </w:p>
    <w:p w14:paraId="78A52B69" w14:textId="5178280A" w:rsidR="00DD7F6E" w:rsidRPr="00DD7F6E" w:rsidRDefault="00DD7F6E" w:rsidP="00DD7F6E">
      <w:pPr>
        <w:spacing w:line="360" w:lineRule="auto"/>
        <w:jc w:val="center"/>
        <w:rPr>
          <w:rFonts w:ascii="Arial" w:hAnsi="Arial" w:cs="Arial"/>
          <w:sz w:val="20"/>
          <w:szCs w:val="20"/>
        </w:rPr>
        <w:sectPr w:rsidR="00DD7F6E" w:rsidRPr="00DD7F6E" w:rsidSect="00DD7F6E">
          <w:type w:val="continuous"/>
          <w:pgSz w:w="11900" w:h="16840"/>
          <w:pgMar w:top="1417" w:right="1701" w:bottom="1417" w:left="1701" w:header="708" w:footer="708" w:gutter="0"/>
          <w:cols w:num="2" w:space="708"/>
          <w:docGrid w:linePitch="360"/>
        </w:sectPr>
      </w:pPr>
      <w:r w:rsidRPr="00DD7F6E">
        <w:rPr>
          <w:rFonts w:ascii="Arial" w:hAnsi="Arial" w:cs="Arial"/>
          <w:sz w:val="20"/>
          <w:szCs w:val="20"/>
        </w:rPr>
        <w:t>Fonte: Autor</w:t>
      </w:r>
    </w:p>
    <w:p w14:paraId="6C79E119" w14:textId="77777777" w:rsidR="0010481C" w:rsidRDefault="0010481C" w:rsidP="00BD61B6">
      <w:pPr>
        <w:spacing w:line="360" w:lineRule="auto"/>
        <w:jc w:val="both"/>
        <w:rPr>
          <w:rFonts w:ascii="Arial" w:hAnsi="Arial" w:cs="Arial"/>
          <w:b/>
          <w:bCs/>
        </w:rPr>
      </w:pPr>
    </w:p>
    <w:p w14:paraId="11296EF6" w14:textId="2E5E2338" w:rsidR="00467C95" w:rsidRDefault="00467C95" w:rsidP="00BD61B6">
      <w:pPr>
        <w:spacing w:line="360" w:lineRule="auto"/>
        <w:jc w:val="both"/>
        <w:rPr>
          <w:rFonts w:ascii="Arial" w:hAnsi="Arial" w:cs="Arial"/>
          <w:b/>
          <w:bCs/>
        </w:rPr>
      </w:pPr>
      <w:r>
        <w:rPr>
          <w:rFonts w:ascii="Arial" w:hAnsi="Arial" w:cs="Arial"/>
          <w:b/>
          <w:bCs/>
        </w:rPr>
        <w:t>4.</w:t>
      </w:r>
      <w:r w:rsidR="002775F3">
        <w:rPr>
          <w:rFonts w:ascii="Arial" w:hAnsi="Arial" w:cs="Arial"/>
          <w:b/>
          <w:bCs/>
        </w:rPr>
        <w:t>4</w:t>
      </w:r>
      <w:r>
        <w:rPr>
          <w:rFonts w:ascii="Arial" w:hAnsi="Arial" w:cs="Arial"/>
          <w:b/>
          <w:bCs/>
        </w:rPr>
        <w:t xml:space="preserve"> Modelo de programação linear</w:t>
      </w:r>
    </w:p>
    <w:p w14:paraId="7AAD939E" w14:textId="77777777" w:rsidR="004D4DDA" w:rsidRDefault="004D4DDA" w:rsidP="00BD61B6">
      <w:pPr>
        <w:spacing w:line="360" w:lineRule="auto"/>
        <w:jc w:val="both"/>
        <w:rPr>
          <w:rFonts w:ascii="Arial" w:hAnsi="Arial" w:cs="Arial"/>
          <w:b/>
          <w:bCs/>
        </w:rPr>
      </w:pPr>
    </w:p>
    <w:p w14:paraId="6F7EFAAF" w14:textId="3166783D" w:rsidR="0084087C" w:rsidRDefault="0084087C" w:rsidP="00BD61B6">
      <w:pPr>
        <w:spacing w:line="360" w:lineRule="auto"/>
        <w:jc w:val="both"/>
        <w:rPr>
          <w:rFonts w:ascii="Arial" w:hAnsi="Arial" w:cs="Arial"/>
        </w:rPr>
      </w:pPr>
      <w:r>
        <w:rPr>
          <w:rFonts w:ascii="Arial" w:hAnsi="Arial" w:cs="Arial"/>
          <w:b/>
          <w:bCs/>
        </w:rPr>
        <w:tab/>
      </w:r>
      <w:r>
        <w:rPr>
          <w:rFonts w:ascii="Arial" w:hAnsi="Arial" w:cs="Arial"/>
        </w:rPr>
        <w:t>Para a estimação de um modelo</w:t>
      </w:r>
      <w:r w:rsidR="006164B3">
        <w:rPr>
          <w:rFonts w:ascii="Arial" w:hAnsi="Arial" w:cs="Arial"/>
        </w:rPr>
        <w:t xml:space="preserve"> onde os coeficientes </w:t>
      </w:r>
      <w:r w:rsidR="00C54953">
        <w:rPr>
          <w:rFonts w:ascii="Arial" w:hAnsi="Arial" w:cs="Arial"/>
        </w:rPr>
        <w:t xml:space="preserve">regressores são estritamente positivos, é </w:t>
      </w:r>
      <w:r w:rsidR="0012102F">
        <w:rPr>
          <w:rFonts w:ascii="Arial" w:hAnsi="Arial" w:cs="Arial"/>
        </w:rPr>
        <w:t xml:space="preserve">necessário realizar algumas </w:t>
      </w:r>
      <w:r w:rsidR="004D43EC">
        <w:rPr>
          <w:rFonts w:ascii="Arial" w:hAnsi="Arial" w:cs="Arial"/>
        </w:rPr>
        <w:t>ponderações</w:t>
      </w:r>
      <w:r w:rsidR="0012102F">
        <w:rPr>
          <w:rFonts w:ascii="Arial" w:hAnsi="Arial" w:cs="Arial"/>
        </w:rPr>
        <w:t>:</w:t>
      </w:r>
    </w:p>
    <w:p w14:paraId="52AA410E" w14:textId="121B5E20" w:rsidR="004D43EC" w:rsidRDefault="004D43EC" w:rsidP="00BD61B6">
      <w:pPr>
        <w:pStyle w:val="ListParagraph"/>
        <w:numPr>
          <w:ilvl w:val="0"/>
          <w:numId w:val="18"/>
        </w:numPr>
        <w:spacing w:line="360" w:lineRule="auto"/>
        <w:jc w:val="both"/>
        <w:rPr>
          <w:rFonts w:ascii="Arial" w:hAnsi="Arial" w:cs="Arial"/>
        </w:rPr>
      </w:pPr>
      <w:commentRangeStart w:id="183"/>
      <w:r>
        <w:rPr>
          <w:rFonts w:ascii="Arial" w:hAnsi="Arial" w:cs="Arial"/>
        </w:rPr>
        <w:t xml:space="preserve">O modelo de programação </w:t>
      </w:r>
      <w:r w:rsidR="00CD2504">
        <w:rPr>
          <w:rFonts w:ascii="Arial" w:hAnsi="Arial" w:cs="Arial"/>
        </w:rPr>
        <w:t>será implementado para resolver o problema</w:t>
      </w:r>
      <w:r w:rsidR="00CD2504">
        <w:rPr>
          <w:rFonts w:ascii="Arial" w:eastAsiaTheme="minorEastAsia" w:hAnsi="Arial" w:cs="Arial"/>
        </w:rPr>
        <w:t xml:space="preserve"> de regressão quantílica, minimizando os erros absolutos e ponderados</w:t>
      </w:r>
    </w:p>
    <w:p w14:paraId="455E3864" w14:textId="0EBB7C6A" w:rsidR="0012102F" w:rsidRPr="00777989" w:rsidRDefault="00CD2504" w:rsidP="00BD61B6">
      <w:pPr>
        <w:pStyle w:val="ListParagraph"/>
        <w:numPr>
          <w:ilvl w:val="0"/>
          <w:numId w:val="18"/>
        </w:numPr>
        <w:spacing w:line="360" w:lineRule="auto"/>
        <w:jc w:val="both"/>
        <w:rPr>
          <w:rFonts w:ascii="Arial" w:hAnsi="Arial" w:cs="Arial"/>
        </w:rPr>
      </w:pPr>
      <w:r>
        <w:rPr>
          <w:rFonts w:ascii="Arial" w:hAnsi="Arial" w:cs="Arial"/>
        </w:rPr>
        <w:lastRenderedPageBreak/>
        <w:t xml:space="preserve">O a estimação do modelo quantílico será realizado para o quantil da mediana, dessa forma o </w:t>
      </w:r>
      <w:r w:rsidR="00E57DED">
        <w:rPr>
          <w:rFonts w:ascii="Arial" w:hAnsi="Arial" w:cs="Arial"/>
        </w:rPr>
        <w:t xml:space="preserve">coeficiente </w:t>
      </w:r>
      <m:oMath>
        <m:r>
          <w:rPr>
            <w:rFonts w:ascii="Cambria Math" w:hAnsi="Cambria Math" w:cs="Arial"/>
          </w:rPr>
          <m:t>τ</m:t>
        </m:r>
      </m:oMath>
      <w:r>
        <w:rPr>
          <w:rFonts w:ascii="Arial" w:eastAsiaTheme="minorEastAsia" w:hAnsi="Arial" w:cs="Arial"/>
        </w:rPr>
        <w:t xml:space="preserve"> assumirá o valor de 0,5.</w:t>
      </w:r>
    </w:p>
    <w:p w14:paraId="38312DD9" w14:textId="4895F207" w:rsidR="003E6DD9" w:rsidRPr="0046348B" w:rsidRDefault="00777989" w:rsidP="00BD61B6">
      <w:pPr>
        <w:pStyle w:val="ListParagraph"/>
        <w:numPr>
          <w:ilvl w:val="0"/>
          <w:numId w:val="18"/>
        </w:numPr>
        <w:spacing w:line="360" w:lineRule="auto"/>
        <w:jc w:val="both"/>
        <w:rPr>
          <w:rFonts w:ascii="Arial" w:hAnsi="Arial" w:cs="Arial"/>
        </w:rPr>
      </w:pPr>
      <w:r>
        <w:rPr>
          <w:rFonts w:ascii="Arial" w:eastAsiaTheme="minorEastAsia" w:hAnsi="Arial" w:cs="Arial"/>
        </w:rPr>
        <w:t>A principal restrição do modelo será a positividade dos coeficientes de regressão (</w:t>
      </w:r>
      <m:oMath>
        <m:r>
          <w:rPr>
            <w:rFonts w:ascii="Cambria Math" w:eastAsiaTheme="minorEastAsia" w:hAnsi="Cambria Math" w:cs="Arial"/>
          </w:rPr>
          <m:t>β) ,</m:t>
        </m:r>
      </m:oMath>
      <w:r w:rsidR="0046348B">
        <w:rPr>
          <w:rFonts w:ascii="Arial" w:eastAsiaTheme="minorEastAsia" w:hAnsi="Arial" w:cs="Arial"/>
        </w:rPr>
        <w:t xml:space="preserve"> o</w:t>
      </w:r>
      <w:r w:rsidR="003E6DD9" w:rsidRPr="0046348B">
        <w:rPr>
          <w:rFonts w:ascii="Arial" w:eastAsiaTheme="minorEastAsia" w:hAnsi="Arial" w:cs="Arial"/>
        </w:rPr>
        <w:t xml:space="preserve"> termo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204285" w:rsidRPr="0046348B">
        <w:rPr>
          <w:rFonts w:ascii="Arial" w:eastAsiaTheme="minorEastAsia" w:hAnsi="Arial" w:cs="Arial"/>
        </w:rPr>
        <w:t xml:space="preserve"> será representado pelo termo </w:t>
      </w:r>
      <m:oMath>
        <m:r>
          <w:rPr>
            <w:rFonts w:ascii="Cambria Math" w:eastAsiaTheme="minorEastAsia" w:hAnsi="Cambria Math" w:cs="Arial"/>
          </w:rPr>
          <m:t>α</m:t>
        </m:r>
      </m:oMath>
      <w:r w:rsidR="0046348B">
        <w:rPr>
          <w:rFonts w:ascii="Arial" w:eastAsiaTheme="minorEastAsia" w:hAnsi="Arial" w:cs="Arial"/>
        </w:rPr>
        <w:t>.</w:t>
      </w:r>
    </w:p>
    <w:p w14:paraId="4B8BFBB8" w14:textId="47C13C98" w:rsidR="00777989" w:rsidRDefault="00E86FED" w:rsidP="00BD61B6">
      <w:pPr>
        <w:pStyle w:val="ListParagraph"/>
        <w:numPr>
          <w:ilvl w:val="0"/>
          <w:numId w:val="18"/>
        </w:numPr>
        <w:spacing w:line="360" w:lineRule="auto"/>
        <w:jc w:val="both"/>
        <w:rPr>
          <w:rFonts w:ascii="Arial" w:hAnsi="Arial" w:cs="Arial"/>
        </w:rPr>
      </w:pPr>
      <w:r>
        <w:rPr>
          <w:rFonts w:ascii="Arial" w:hAnsi="Arial" w:cs="Arial"/>
        </w:rPr>
        <w:t>Haverá uma restriçã</w:t>
      </w:r>
      <w:r w:rsidR="001273B8">
        <w:rPr>
          <w:rFonts w:ascii="Arial" w:hAnsi="Arial" w:cs="Arial"/>
        </w:rPr>
        <w:t>o de igualdade</w:t>
      </w:r>
      <w:r w:rsidR="00C368C4">
        <w:rPr>
          <w:rFonts w:ascii="Arial" w:hAnsi="Arial" w:cs="Arial"/>
        </w:rPr>
        <w:t xml:space="preserve"> </w:t>
      </w:r>
      <w:r w:rsidR="00F71093">
        <w:rPr>
          <w:rFonts w:ascii="Arial" w:hAnsi="Arial" w:cs="Arial"/>
        </w:rPr>
        <w:t xml:space="preserve">entre os termos independentes e dependentes da equação </w:t>
      </w:r>
      <w:r w:rsidR="00A95D49">
        <w:rPr>
          <w:rFonts w:ascii="Arial" w:hAnsi="Arial" w:cs="Arial"/>
        </w:rPr>
        <w:t>com a presença dos erros</w:t>
      </w:r>
    </w:p>
    <w:commentRangeEnd w:id="183"/>
    <w:p w14:paraId="053B2681" w14:textId="33C08338" w:rsidR="00A95D49" w:rsidRPr="00CD2504" w:rsidRDefault="00260BAB" w:rsidP="00CD2504">
      <w:pPr>
        <w:spacing w:line="360" w:lineRule="auto"/>
        <w:jc w:val="both"/>
        <w:rPr>
          <w:rFonts w:ascii="Arial" w:hAnsi="Arial" w:cs="Arial"/>
        </w:rPr>
      </w:pPr>
      <w:r>
        <w:rPr>
          <w:rStyle w:val="CommentReference"/>
        </w:rPr>
        <w:commentReference w:id="183"/>
      </w:r>
    </w:p>
    <w:p w14:paraId="1EF3BB41" w14:textId="648EB840" w:rsidR="00D26E24" w:rsidRPr="00D26E24" w:rsidRDefault="00CD2504" w:rsidP="00BD61B6">
      <w:pPr>
        <w:spacing w:line="360" w:lineRule="auto"/>
        <w:ind w:firstLine="708"/>
        <w:jc w:val="both"/>
        <w:rPr>
          <w:rFonts w:ascii="Arial" w:hAnsi="Arial" w:cs="Arial"/>
        </w:rPr>
      </w:pPr>
      <w:r>
        <w:rPr>
          <w:rFonts w:ascii="Arial" w:hAnsi="Arial" w:cs="Arial"/>
        </w:rPr>
        <w:t>A</w:t>
      </w:r>
      <w:r w:rsidR="00D26E24">
        <w:rPr>
          <w:rFonts w:ascii="Arial" w:hAnsi="Arial" w:cs="Arial"/>
        </w:rPr>
        <w:t xml:space="preserve"> formulação do modelo </w:t>
      </w:r>
      <w:r w:rsidR="003667F4">
        <w:rPr>
          <w:rFonts w:ascii="Arial" w:hAnsi="Arial" w:cs="Arial"/>
        </w:rPr>
        <w:t xml:space="preserve">descrita a seguir foi uma adaptação do modelo </w:t>
      </w:r>
      <w:r>
        <w:rPr>
          <w:rFonts w:ascii="Arial" w:hAnsi="Arial" w:cs="Arial"/>
        </w:rPr>
        <w:t xml:space="preserve">de </w:t>
      </w:r>
      <w:proofErr w:type="spellStart"/>
      <w:r>
        <w:rPr>
          <w:rFonts w:ascii="Arial" w:hAnsi="Arial" w:cs="Arial"/>
        </w:rPr>
        <w:t>regressção</w:t>
      </w:r>
      <w:proofErr w:type="spellEnd"/>
      <w:r>
        <w:rPr>
          <w:rFonts w:ascii="Arial" w:hAnsi="Arial" w:cs="Arial"/>
        </w:rPr>
        <w:t xml:space="preserve"> quantílica </w:t>
      </w:r>
      <w:r w:rsidR="003667F4">
        <w:rPr>
          <w:rFonts w:ascii="Arial" w:hAnsi="Arial" w:cs="Arial"/>
        </w:rPr>
        <w:t xml:space="preserve">proposto por </w:t>
      </w:r>
      <w:proofErr w:type="spellStart"/>
      <w:r>
        <w:rPr>
          <w:rFonts w:ascii="Arial" w:hAnsi="Arial" w:cs="Arial"/>
        </w:rPr>
        <w:t>Koenker</w:t>
      </w:r>
      <w:proofErr w:type="spellEnd"/>
      <w:r w:rsidR="00ED1568">
        <w:rPr>
          <w:rFonts w:ascii="Arial" w:hAnsi="Arial" w:cs="Arial"/>
        </w:rPr>
        <w:t xml:space="preserve"> &amp; </w:t>
      </w:r>
      <w:proofErr w:type="spellStart"/>
      <w:proofErr w:type="gramStart"/>
      <w:r w:rsidR="00ED1568">
        <w:rPr>
          <w:rFonts w:ascii="Arial" w:hAnsi="Arial" w:cs="Arial"/>
        </w:rPr>
        <w:t>Bassett</w:t>
      </w:r>
      <w:proofErr w:type="spellEnd"/>
      <w:r w:rsidR="00ED1568">
        <w:rPr>
          <w:rFonts w:ascii="Arial" w:hAnsi="Arial" w:cs="Arial"/>
        </w:rPr>
        <w:t xml:space="preserve"> </w:t>
      </w:r>
      <w:r w:rsidR="00043C56">
        <w:rPr>
          <w:rFonts w:ascii="Arial" w:hAnsi="Arial" w:cs="Arial"/>
        </w:rPr>
        <w:t xml:space="preserve"> (</w:t>
      </w:r>
      <w:proofErr w:type="gramEnd"/>
      <w:r>
        <w:rPr>
          <w:rFonts w:ascii="Arial" w:hAnsi="Arial" w:cs="Arial"/>
        </w:rPr>
        <w:t>1978</w:t>
      </w:r>
      <w:r w:rsidR="00043C56">
        <w:rPr>
          <w:rFonts w:ascii="Arial" w:hAnsi="Arial" w:cs="Arial"/>
        </w:rPr>
        <w:t>)</w:t>
      </w:r>
      <w:r w:rsidR="009B712F">
        <w:rPr>
          <w:rFonts w:ascii="Arial" w:hAnsi="Arial" w:cs="Arial"/>
        </w:rPr>
        <w:t>, onde o</w:t>
      </w:r>
      <w:r w:rsidR="00ED1568">
        <w:rPr>
          <w:rFonts w:ascii="Arial" w:hAnsi="Arial" w:cs="Arial"/>
        </w:rPr>
        <w:t>s</w:t>
      </w:r>
      <w:r w:rsidR="009B712F">
        <w:rPr>
          <w:rFonts w:ascii="Arial" w:hAnsi="Arial" w:cs="Arial"/>
        </w:rPr>
        <w:t xml:space="preserve"> autor</w:t>
      </w:r>
      <w:r w:rsidR="00ED1568">
        <w:rPr>
          <w:rFonts w:ascii="Arial" w:hAnsi="Arial" w:cs="Arial"/>
        </w:rPr>
        <w:t>es</w:t>
      </w:r>
      <w:r w:rsidR="009B712F">
        <w:rPr>
          <w:rFonts w:ascii="Arial" w:hAnsi="Arial" w:cs="Arial"/>
        </w:rPr>
        <w:t xml:space="preserve"> utiliza</w:t>
      </w:r>
      <w:r w:rsidR="00ED1568">
        <w:rPr>
          <w:rFonts w:ascii="Arial" w:hAnsi="Arial" w:cs="Arial"/>
        </w:rPr>
        <w:t>m</w:t>
      </w:r>
      <w:r w:rsidR="009B712F">
        <w:rPr>
          <w:rFonts w:ascii="Arial" w:hAnsi="Arial" w:cs="Arial"/>
        </w:rPr>
        <w:t xml:space="preserve"> as técnicas de programação linear para </w:t>
      </w:r>
      <w:r w:rsidR="008E1DB6">
        <w:rPr>
          <w:rFonts w:ascii="Arial" w:hAnsi="Arial" w:cs="Arial"/>
        </w:rPr>
        <w:t xml:space="preserve">em seus estudos </w:t>
      </w:r>
      <w:r w:rsidR="00ED1568">
        <w:rPr>
          <w:rFonts w:ascii="Arial" w:hAnsi="Arial" w:cs="Arial"/>
        </w:rPr>
        <w:t>de regressão quantílica. Tal modelo nos permite a flexibilidade de modelar uma regressão para um determinado quantil de uma distribuição não-paramétrica e implementar restrições para os coeficientes de regressão.</w:t>
      </w:r>
    </w:p>
    <w:p w14:paraId="5942B59E" w14:textId="0213FDF1" w:rsidR="00BA3599" w:rsidRDefault="00BA3599" w:rsidP="00BD61B6">
      <w:pPr>
        <w:spacing w:line="360" w:lineRule="auto"/>
        <w:ind w:left="708"/>
        <w:jc w:val="both"/>
        <w:rPr>
          <w:rFonts w:ascii="Arial" w:hAnsi="Arial" w:cs="Arial"/>
        </w:rPr>
      </w:pPr>
      <w:r w:rsidRPr="00BA3599">
        <w:rPr>
          <w:rFonts w:ascii="Arial" w:hAnsi="Arial" w:cs="Arial"/>
        </w:rPr>
        <w:t>A formulação do modelo é representada abaixo: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9103A" w14:paraId="1978B3E9" w14:textId="77777777" w:rsidTr="003F6278">
        <w:tc>
          <w:tcPr>
            <w:tcW w:w="704" w:type="dxa"/>
          </w:tcPr>
          <w:p w14:paraId="3A52DCD4" w14:textId="77777777" w:rsidR="00BA3599" w:rsidRDefault="00BA3599" w:rsidP="00BD61B6">
            <w:pPr>
              <w:spacing w:line="360" w:lineRule="auto"/>
              <w:jc w:val="both"/>
              <w:rPr>
                <w:rFonts w:ascii="Arial" w:hAnsi="Arial" w:cs="Arial"/>
              </w:rPr>
            </w:pPr>
          </w:p>
        </w:tc>
        <w:tc>
          <w:tcPr>
            <w:tcW w:w="6946" w:type="dxa"/>
            <w:vAlign w:val="center"/>
          </w:tcPr>
          <w:p w14:paraId="17EE7BB9" w14:textId="2E62A2AB" w:rsidR="00BA3599" w:rsidRPr="00323572" w:rsidRDefault="00000000" w:rsidP="00BD61B6">
            <w:pPr>
              <w:spacing w:line="360" w:lineRule="auto"/>
              <w:jc w:val="center"/>
              <w:rPr>
                <w:rFonts w:ascii="Arial" w:eastAsiaTheme="minorEastAsia" w:hAnsi="Arial" w:cs="Arial"/>
              </w:rPr>
            </w:pPr>
            <m:oMathPara>
              <m:oMath>
                <m:m>
                  <m:mPr>
                    <m:mcs>
                      <m:mc>
                        <m:mcPr>
                          <m:count m:val="9"/>
                          <m:mcJc m:val="center"/>
                        </m:mcPr>
                      </m:mc>
                    </m:mcs>
                    <m:ctrlPr>
                      <w:rPr>
                        <w:rFonts w:ascii="Cambria Math" w:eastAsiaTheme="minorEastAsia" w:hAnsi="Cambria Math" w:cs="Arial"/>
                        <w:i/>
                      </w:rPr>
                    </m:ctrlPr>
                  </m:mPr>
                  <m:mr>
                    <m:e>
                      <m:r>
                        <w:rPr>
                          <w:rFonts w:ascii="Cambria Math" w:eastAsiaTheme="minorEastAsia" w:hAnsi="Cambria Math" w:cs="Arial"/>
                        </w:rPr>
                        <m:t>min</m:t>
                      </m:r>
                      <m:ctrlPr>
                        <w:rPr>
                          <w:rFonts w:ascii="Cambria Math" w:eastAsia="Cambria Math" w:hAnsi="Cambria Math" w:cs="Cambria Math"/>
                          <w:i/>
                        </w:rPr>
                      </m:ctrlPr>
                    </m:e>
                    <m:e>
                      <m:nary>
                        <m:naryPr>
                          <m:chr m:val="∑"/>
                          <m:limLoc m:val="undOvr"/>
                          <m:ctrlPr>
                            <w:rPr>
                              <w:rFonts w:ascii="Cambria Math" w:eastAsia="Cambria Math" w:hAnsi="Cambria Math" w:cs="Cambria Math"/>
                              <w:i/>
                            </w:rPr>
                          </m:ctrlPr>
                        </m:naryPr>
                        <m:sub>
                          <m:r>
                            <w:rPr>
                              <w:rFonts w:ascii="Cambria Math" w:eastAsia="Cambria Math" w:hAnsi="Cambria Math" w:cs="Cambria Math"/>
                            </w:rPr>
                            <m:t>j=1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τ</m:t>
                              </m:r>
                            </m:e>
                            <m:sub>
                              <m:r>
                                <w:rPr>
                                  <w:rFonts w:ascii="Cambria Math" w:eastAsia="Cambria Math" w:hAnsi="Cambria Math" w:cs="Cambria Math"/>
                                </w:rPr>
                                <m:t>j</m:t>
                              </m:r>
                            </m:sub>
                          </m:sSub>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 xml:space="preserve">1j </m:t>
                              </m:r>
                            </m:sub>
                          </m:sSub>
                        </m:e>
                      </m:nary>
                    </m:e>
                    <m:e>
                      <m:r>
                        <w:rPr>
                          <w:rFonts w:ascii="Cambria Math" w:eastAsiaTheme="minorEastAsia" w:hAnsi="Cambria Math" w:cs="Arial"/>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1-τ</m:t>
                          </m:r>
                        </m:e>
                      </m:d>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Theme="minorEastAsia" w:hAnsi="Cambria Math" w:cs="Arial"/>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s.a:</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j</m:t>
                          </m:r>
                        </m:sub>
                      </m:sSub>
                    </m:e>
                    <m:e>
                      <m:r>
                        <w:rPr>
                          <w:rFonts w:ascii="Cambria Math" w:eastAsiaTheme="minorEastAsia" w:hAnsi="Cambria Math" w:cs="Arial"/>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j</m:t>
                          </m:r>
                        </m:sub>
                      </m:sSub>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1j</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2j</m:t>
                          </m:r>
                        </m:sub>
                      </m:sSub>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j</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1…128</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τ</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oMath>
            </m:oMathPara>
          </w:p>
        </w:tc>
        <w:tc>
          <w:tcPr>
            <w:tcW w:w="838" w:type="dxa"/>
            <w:vAlign w:val="center"/>
          </w:tcPr>
          <w:p w14:paraId="330D1F5B" w14:textId="0186665C" w:rsidR="00BA3599" w:rsidRDefault="00BA3599" w:rsidP="00BD61B6">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A635C3">
              <w:rPr>
                <w:rFonts w:ascii="Arial" w:hAnsi="Arial" w:cs="Arial"/>
                <w:noProof/>
              </w:rPr>
              <w:t>31</w:t>
            </w:r>
            <w:r>
              <w:rPr>
                <w:rFonts w:ascii="Arial" w:hAnsi="Arial" w:cs="Arial"/>
              </w:rPr>
              <w:fldChar w:fldCharType="end"/>
            </w:r>
            <w:r>
              <w:rPr>
                <w:rFonts w:ascii="Arial" w:hAnsi="Arial" w:cs="Arial"/>
              </w:rPr>
              <w:t>)</w:t>
            </w:r>
          </w:p>
        </w:tc>
      </w:tr>
    </w:tbl>
    <w:p w14:paraId="4496D020" w14:textId="3FB5BE50" w:rsidR="00BA3599" w:rsidRPr="00BA3599" w:rsidRDefault="00BA3599" w:rsidP="00BD61B6">
      <w:pPr>
        <w:spacing w:line="360" w:lineRule="auto"/>
        <w:ind w:left="708"/>
        <w:jc w:val="both"/>
        <w:rPr>
          <w:rFonts w:ascii="Arial" w:hAnsi="Arial" w:cs="Arial"/>
        </w:rPr>
      </w:pPr>
    </w:p>
    <w:p w14:paraId="0460080C" w14:textId="71A916FB" w:rsidR="008A6FCD" w:rsidRDefault="00C05F03" w:rsidP="00BD61B6">
      <w:pPr>
        <w:spacing w:line="360" w:lineRule="auto"/>
        <w:jc w:val="both"/>
        <w:rPr>
          <w:rFonts w:ascii="Arial" w:hAnsi="Arial" w:cs="Arial"/>
        </w:rPr>
      </w:pPr>
      <w:r>
        <w:rPr>
          <w:rFonts w:ascii="Arial" w:hAnsi="Arial" w:cs="Arial"/>
        </w:rPr>
        <w:tab/>
      </w:r>
      <w:r w:rsidR="00C26E32">
        <w:rPr>
          <w:rFonts w:ascii="Arial" w:hAnsi="Arial" w:cs="Arial"/>
        </w:rPr>
        <w:t>Para implementação do modelo, foram utilizadas duas estratégias para comparação. A primeira abordagem foi a utilização de todas as variáveis e de todo conjunto de dado</w:t>
      </w:r>
      <w:r w:rsidR="003B1654">
        <w:rPr>
          <w:rFonts w:ascii="Arial" w:hAnsi="Arial" w:cs="Arial"/>
        </w:rPr>
        <w:t xml:space="preserve">s disponível, com todas as concessionárias e </w:t>
      </w:r>
      <w:r w:rsidR="00CA1CE0">
        <w:rPr>
          <w:rFonts w:ascii="Arial" w:hAnsi="Arial" w:cs="Arial"/>
        </w:rPr>
        <w:t>todas as 128 observações.</w:t>
      </w:r>
      <w:r w:rsidR="00C82931">
        <w:rPr>
          <w:rFonts w:ascii="Arial" w:hAnsi="Arial" w:cs="Arial"/>
        </w:rPr>
        <w:t xml:space="preserve"> </w:t>
      </w:r>
      <w:r w:rsidR="006A7DF6">
        <w:rPr>
          <w:rFonts w:ascii="Arial" w:hAnsi="Arial" w:cs="Arial"/>
        </w:rPr>
        <w:t>Na segunda abordagem foi utilizada a estratégia de</w:t>
      </w:r>
      <w:ins w:id="184" w:author="Marcelo COsta" w:date="2023-04-28T09:18:00Z">
        <w:r w:rsidR="000D3F56">
          <w:rPr>
            <w:rFonts w:ascii="Arial" w:hAnsi="Arial" w:cs="Arial"/>
          </w:rPr>
          <w:t xml:space="preserve"> validação cruzada do tipo</w:t>
        </w:r>
      </w:ins>
      <w:r w:rsidR="006A7DF6">
        <w:rPr>
          <w:rFonts w:ascii="Arial" w:hAnsi="Arial" w:cs="Arial"/>
        </w:rPr>
        <w:t xml:space="preserve"> leave-one-out,</w:t>
      </w:r>
      <w:r w:rsidR="008A6FCD">
        <w:rPr>
          <w:rFonts w:ascii="Arial" w:hAnsi="Arial" w:cs="Arial"/>
        </w:rPr>
        <w:t xml:space="preserve"> algoritmo</w:t>
      </w:r>
      <w:r w:rsidR="006A7DF6">
        <w:rPr>
          <w:rFonts w:ascii="Arial" w:hAnsi="Arial" w:cs="Arial"/>
        </w:rPr>
        <w:t xml:space="preserve"> </w:t>
      </w:r>
      <w:r w:rsidR="00772AC7">
        <w:rPr>
          <w:rFonts w:ascii="Arial" w:hAnsi="Arial" w:cs="Arial"/>
        </w:rPr>
        <w:t xml:space="preserve">que consiste </w:t>
      </w:r>
      <w:r w:rsidR="008A6FCD">
        <w:rPr>
          <w:rFonts w:ascii="Arial" w:hAnsi="Arial" w:cs="Arial"/>
        </w:rPr>
        <w:t>nos seguintes passos:</w:t>
      </w:r>
    </w:p>
    <w:p w14:paraId="3B53016C" w14:textId="5B70E2C1" w:rsidR="008A6FCD" w:rsidRDefault="008A6FCD" w:rsidP="00BD61B6">
      <w:pPr>
        <w:pStyle w:val="ListParagraph"/>
        <w:numPr>
          <w:ilvl w:val="0"/>
          <w:numId w:val="19"/>
        </w:numPr>
        <w:spacing w:line="360" w:lineRule="auto"/>
        <w:jc w:val="both"/>
        <w:rPr>
          <w:rFonts w:ascii="Arial" w:hAnsi="Arial" w:cs="Arial"/>
        </w:rPr>
      </w:pPr>
      <w:r>
        <w:rPr>
          <w:rFonts w:ascii="Arial" w:hAnsi="Arial" w:cs="Arial"/>
        </w:rPr>
        <w:t>R</w:t>
      </w:r>
      <w:r w:rsidR="00A6535A" w:rsidRPr="008A6FCD">
        <w:rPr>
          <w:rFonts w:ascii="Arial" w:hAnsi="Arial" w:cs="Arial"/>
        </w:rPr>
        <w:t>emove</w:t>
      </w:r>
      <w:r w:rsidR="00772AC7" w:rsidRPr="008A6FCD">
        <w:rPr>
          <w:rFonts w:ascii="Arial" w:hAnsi="Arial" w:cs="Arial"/>
        </w:rPr>
        <w:t>r</w:t>
      </w:r>
      <w:r w:rsidR="00A6535A" w:rsidRPr="008A6FCD">
        <w:rPr>
          <w:rFonts w:ascii="Arial" w:hAnsi="Arial" w:cs="Arial"/>
        </w:rPr>
        <w:t xml:space="preserve"> as observações </w:t>
      </w:r>
      <w:r w:rsidR="005D197A">
        <w:rPr>
          <w:rFonts w:ascii="Arial" w:hAnsi="Arial" w:cs="Arial"/>
        </w:rPr>
        <w:t xml:space="preserve">para </w:t>
      </w:r>
      <w:r w:rsidR="00E632FC">
        <w:rPr>
          <w:rFonts w:ascii="Arial" w:hAnsi="Arial" w:cs="Arial"/>
        </w:rPr>
        <w:t xml:space="preserve">a concessionária </w:t>
      </w:r>
      <w:r w:rsidR="005E3313" w:rsidRPr="008A6FCD">
        <w:rPr>
          <w:rFonts w:ascii="Arial" w:hAnsi="Arial" w:cs="Arial"/>
        </w:rPr>
        <w:t xml:space="preserve">na qual queremos </w:t>
      </w:r>
      <w:r w:rsidR="00772AC7" w:rsidRPr="008A6FCD">
        <w:rPr>
          <w:rFonts w:ascii="Arial" w:hAnsi="Arial" w:cs="Arial"/>
        </w:rPr>
        <w:t>estimar o PMSO</w:t>
      </w:r>
    </w:p>
    <w:p w14:paraId="5CFD2A52" w14:textId="77777777" w:rsidR="008A6FCD" w:rsidRDefault="008A6FCD" w:rsidP="00BD61B6">
      <w:pPr>
        <w:pStyle w:val="ListParagraph"/>
        <w:numPr>
          <w:ilvl w:val="0"/>
          <w:numId w:val="19"/>
        </w:numPr>
        <w:spacing w:line="360" w:lineRule="auto"/>
        <w:jc w:val="both"/>
        <w:rPr>
          <w:rFonts w:ascii="Arial" w:hAnsi="Arial" w:cs="Arial"/>
        </w:rPr>
      </w:pPr>
      <w:r>
        <w:rPr>
          <w:rFonts w:ascii="Arial" w:hAnsi="Arial" w:cs="Arial"/>
        </w:rPr>
        <w:t>R</w:t>
      </w:r>
      <w:r w:rsidR="006322D8" w:rsidRPr="008A6FCD">
        <w:rPr>
          <w:rFonts w:ascii="Arial" w:hAnsi="Arial" w:cs="Arial"/>
        </w:rPr>
        <w:t>esolver o modelo de programação linear</w:t>
      </w:r>
      <w:r>
        <w:rPr>
          <w:rFonts w:ascii="Arial" w:hAnsi="Arial" w:cs="Arial"/>
        </w:rPr>
        <w:t xml:space="preserve"> utilizando o conjunto de dados com as concessionárias que restaram</w:t>
      </w:r>
    </w:p>
    <w:p w14:paraId="6967976F" w14:textId="77777777" w:rsidR="00E632FC" w:rsidRDefault="00D735D5" w:rsidP="00BD61B6">
      <w:pPr>
        <w:pStyle w:val="ListParagraph"/>
        <w:numPr>
          <w:ilvl w:val="0"/>
          <w:numId w:val="19"/>
        </w:numPr>
        <w:spacing w:line="360" w:lineRule="auto"/>
        <w:jc w:val="both"/>
        <w:rPr>
          <w:rFonts w:ascii="Arial" w:hAnsi="Arial" w:cs="Arial"/>
        </w:rPr>
      </w:pPr>
      <w:r>
        <w:rPr>
          <w:rFonts w:ascii="Arial" w:hAnsi="Arial" w:cs="Arial"/>
        </w:rPr>
        <w:lastRenderedPageBreak/>
        <w:t xml:space="preserve">Com </w:t>
      </w:r>
      <w:r w:rsidR="005D197A">
        <w:rPr>
          <w:rFonts w:ascii="Arial" w:hAnsi="Arial" w:cs="Arial"/>
        </w:rPr>
        <w:t xml:space="preserve">o output do modelo contendo os coeficientes de interesse, estimar o </w:t>
      </w:r>
      <w:r w:rsidR="00E632FC">
        <w:rPr>
          <w:rFonts w:ascii="Arial" w:hAnsi="Arial" w:cs="Arial"/>
        </w:rPr>
        <w:t>PMSO para a concessionária de interesse</w:t>
      </w:r>
    </w:p>
    <w:p w14:paraId="6E887F85" w14:textId="77777777" w:rsidR="00E632FC" w:rsidRDefault="00E632FC" w:rsidP="00BD61B6">
      <w:pPr>
        <w:pStyle w:val="ListParagraph"/>
        <w:numPr>
          <w:ilvl w:val="0"/>
          <w:numId w:val="19"/>
        </w:numPr>
        <w:spacing w:line="360" w:lineRule="auto"/>
        <w:jc w:val="both"/>
        <w:rPr>
          <w:rFonts w:ascii="Arial" w:hAnsi="Arial" w:cs="Arial"/>
        </w:rPr>
      </w:pPr>
      <w:r>
        <w:rPr>
          <w:rFonts w:ascii="Arial" w:hAnsi="Arial" w:cs="Arial"/>
        </w:rPr>
        <w:t>Armazenar resultado</w:t>
      </w:r>
    </w:p>
    <w:p w14:paraId="34054A76" w14:textId="0D4D06F0" w:rsidR="00BA3599" w:rsidRPr="008A6FCD" w:rsidRDefault="00E632FC" w:rsidP="00BD61B6">
      <w:pPr>
        <w:pStyle w:val="ListParagraph"/>
        <w:numPr>
          <w:ilvl w:val="0"/>
          <w:numId w:val="19"/>
        </w:numPr>
        <w:spacing w:line="360" w:lineRule="auto"/>
        <w:jc w:val="both"/>
        <w:rPr>
          <w:rFonts w:ascii="Arial" w:hAnsi="Arial" w:cs="Arial"/>
        </w:rPr>
      </w:pPr>
      <w:r>
        <w:rPr>
          <w:rFonts w:ascii="Arial" w:hAnsi="Arial" w:cs="Arial"/>
        </w:rPr>
        <w:t xml:space="preserve">Realizar o procedimento </w:t>
      </w:r>
      <w:r w:rsidR="00206DF5">
        <w:rPr>
          <w:rFonts w:ascii="Arial" w:hAnsi="Arial" w:cs="Arial"/>
        </w:rPr>
        <w:t>28 vezes, número de concessionárias presentes no estudo.</w:t>
      </w:r>
      <w:r w:rsidR="00650EE2" w:rsidRPr="008A6FCD">
        <w:rPr>
          <w:rFonts w:ascii="Arial" w:hAnsi="Arial" w:cs="Arial"/>
        </w:rPr>
        <w:t xml:space="preserve"> </w:t>
      </w:r>
    </w:p>
    <w:p w14:paraId="741B8935" w14:textId="59E64BE9" w:rsidR="00BA3599" w:rsidRDefault="001A5D8B" w:rsidP="00BD61B6">
      <w:pPr>
        <w:spacing w:line="360" w:lineRule="auto"/>
        <w:ind w:firstLine="708"/>
        <w:jc w:val="both"/>
        <w:rPr>
          <w:rFonts w:ascii="Arial" w:eastAsiaTheme="minorEastAsia" w:hAnsi="Arial" w:cs="Arial"/>
        </w:rPr>
      </w:pPr>
      <w:r>
        <w:rPr>
          <w:rFonts w:ascii="Arial" w:hAnsi="Arial" w:cs="Arial"/>
        </w:rPr>
        <w:t xml:space="preserve">A tabela abaixo mostra os resultados obtidos pela implementação das duas abordagens. É importante ressaltar que, no caso da </w:t>
      </w:r>
      <w:r w:rsidR="00C67AC8">
        <w:rPr>
          <w:rFonts w:ascii="Arial" w:hAnsi="Arial" w:cs="Arial"/>
        </w:rPr>
        <w:t>implementação da técnica leave-one-out, foram gerados coeficientes</w:t>
      </w:r>
      <w:r w:rsidR="00DB226E">
        <w:rPr>
          <w:rFonts w:ascii="Arial" w:hAnsi="Arial" w:cs="Arial"/>
        </w:rPr>
        <w:t xml:space="preserve"> de regressão</w:t>
      </w:r>
      <w:r w:rsidR="00C67AC8">
        <w:rPr>
          <w:rFonts w:ascii="Arial" w:hAnsi="Arial" w:cs="Arial"/>
        </w:rPr>
        <w:t xml:space="preserve"> para todas as 28 iterações do modelo, portanto, foi tirada a média simples dos coeficientes apenas para fim de comparação com a </w:t>
      </w:r>
      <w:r w:rsidR="00DB226E">
        <w:rPr>
          <w:rFonts w:ascii="Arial" w:hAnsi="Arial" w:cs="Arial"/>
        </w:rPr>
        <w:t xml:space="preserve">primeira abordagem. 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E71316">
        <w:rPr>
          <w:rFonts w:ascii="Arial" w:eastAsiaTheme="minorEastAsia" w:hAnsi="Arial" w:cs="Arial"/>
        </w:rPr>
        <w:t xml:space="preserve"> foi calculado com a compilação dos valores estimados para o PMSO.</w:t>
      </w:r>
    </w:p>
    <w:p w14:paraId="27D78936" w14:textId="77777777" w:rsidR="004E1568" w:rsidRPr="000B5C1E" w:rsidRDefault="004E1568" w:rsidP="00BD61B6">
      <w:pPr>
        <w:spacing w:line="360" w:lineRule="auto"/>
        <w:ind w:firstLine="708"/>
        <w:jc w:val="both"/>
        <w:rPr>
          <w:rFonts w:ascii="Arial" w:eastAsiaTheme="minorEastAsia" w:hAnsi="Arial" w:cs="Arial"/>
          <w:sz w:val="20"/>
          <w:szCs w:val="20"/>
        </w:rPr>
      </w:pPr>
    </w:p>
    <w:p w14:paraId="2B48C80C" w14:textId="2C8CA6F8" w:rsidR="004E1568" w:rsidRPr="000B5C1E" w:rsidRDefault="004E1568"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11</w:t>
      </w:r>
      <w:r w:rsidRPr="000B5C1E">
        <w:rPr>
          <w:rFonts w:ascii="Arial" w:eastAsiaTheme="minorEastAsia" w:hAnsi="Arial" w:cs="Arial"/>
          <w:sz w:val="20"/>
          <w:szCs w:val="20"/>
        </w:rPr>
        <w:fldChar w:fldCharType="end"/>
      </w:r>
    </w:p>
    <w:p w14:paraId="55683032" w14:textId="23CA5BAB" w:rsidR="00A40C0E" w:rsidRPr="000B5C1E" w:rsidRDefault="000737A3" w:rsidP="00BD61B6">
      <w:pPr>
        <w:spacing w:line="360" w:lineRule="auto"/>
        <w:ind w:firstLine="708"/>
        <w:jc w:val="center"/>
        <w:rPr>
          <w:rFonts w:ascii="Arial" w:eastAsiaTheme="minorEastAsia" w:hAnsi="Arial" w:cs="Arial"/>
          <w:sz w:val="20"/>
          <w:szCs w:val="20"/>
        </w:rPr>
      </w:pPr>
      <w:commentRangeStart w:id="185"/>
      <w:commentRangeStart w:id="186"/>
      <w:r>
        <w:rPr>
          <w:noProof/>
        </w:rPr>
        <w:drawing>
          <wp:inline distT="0" distB="0" distL="0" distR="0" wp14:anchorId="252B7A80" wp14:editId="19CC6362">
            <wp:extent cx="3305175" cy="2200275"/>
            <wp:effectExtent l="0" t="0" r="9525"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35"/>
                    <a:srcRect l="1397" r="1676" b="2941"/>
                    <a:stretch/>
                  </pic:blipFill>
                  <pic:spPr bwMode="auto">
                    <a:xfrm>
                      <a:off x="0" y="0"/>
                      <a:ext cx="3305175" cy="2200275"/>
                    </a:xfrm>
                    <a:prstGeom prst="rect">
                      <a:avLst/>
                    </a:prstGeom>
                    <a:ln>
                      <a:noFill/>
                    </a:ln>
                    <a:extLst>
                      <a:ext uri="{53640926-AAD7-44D8-BBD7-CCE9431645EC}">
                        <a14:shadowObscured xmlns:a14="http://schemas.microsoft.com/office/drawing/2010/main"/>
                      </a:ext>
                    </a:extLst>
                  </pic:spPr>
                </pic:pic>
              </a:graphicData>
            </a:graphic>
          </wp:inline>
        </w:drawing>
      </w:r>
      <w:commentRangeEnd w:id="185"/>
      <w:r w:rsidR="007E1647">
        <w:rPr>
          <w:rStyle w:val="CommentReference"/>
        </w:rPr>
        <w:commentReference w:id="185"/>
      </w:r>
      <w:commentRangeEnd w:id="186"/>
      <w:r w:rsidR="009521CE">
        <w:rPr>
          <w:rStyle w:val="CommentReference"/>
        </w:rPr>
        <w:commentReference w:id="186"/>
      </w:r>
    </w:p>
    <w:p w14:paraId="04446935" w14:textId="006D7E6B" w:rsidR="004E1568" w:rsidRDefault="004E1568"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1CDD91F" w14:textId="77777777" w:rsidR="001B2EE2" w:rsidRPr="000B5C1E" w:rsidRDefault="001B2EE2" w:rsidP="00BD61B6">
      <w:pPr>
        <w:spacing w:line="360" w:lineRule="auto"/>
        <w:ind w:firstLine="708"/>
        <w:jc w:val="center"/>
        <w:rPr>
          <w:rFonts w:ascii="Arial" w:eastAsiaTheme="minorEastAsia" w:hAnsi="Arial" w:cs="Arial"/>
          <w:sz w:val="20"/>
          <w:szCs w:val="20"/>
        </w:rPr>
      </w:pPr>
    </w:p>
    <w:p w14:paraId="2C97EC9B" w14:textId="77777777" w:rsidR="006D0FB2" w:rsidRDefault="004E1568" w:rsidP="00BD61B6">
      <w:pPr>
        <w:spacing w:line="360" w:lineRule="auto"/>
        <w:jc w:val="both"/>
        <w:rPr>
          <w:rFonts w:ascii="Arial" w:eastAsiaTheme="minorEastAsia" w:hAnsi="Arial" w:cs="Arial"/>
        </w:rPr>
      </w:pPr>
      <w:r>
        <w:rPr>
          <w:rFonts w:ascii="Arial" w:hAnsi="Arial" w:cs="Arial"/>
        </w:rPr>
        <w:tab/>
        <w:t xml:space="preserve">É possível observar </w:t>
      </w:r>
      <w:r w:rsidR="004D587A">
        <w:rPr>
          <w:rFonts w:ascii="Arial" w:hAnsi="Arial" w:cs="Arial"/>
        </w:rPr>
        <w:t>comparando os dois modelos</w:t>
      </w:r>
      <w:r w:rsidR="003B352B">
        <w:rPr>
          <w:rFonts w:ascii="Arial" w:hAnsi="Arial" w:cs="Arial"/>
        </w:rPr>
        <w:t xml:space="preserve"> que o modelo completo utilizando todas as concessionárias para realizar a estimação dos parâmetros teve desempenho superior no coeficiente de determinação</w:t>
      </w:r>
      <w:r w:rsidR="00AB0AC6">
        <w:rPr>
          <w:rFonts w:ascii="Arial" w:hAnsi="Arial" w:cs="Arial"/>
        </w:rPr>
        <w:t xml:space="preserve"> (11% superior). </w:t>
      </w:r>
      <w:r w:rsidR="00520ADA">
        <w:rPr>
          <w:rFonts w:ascii="Arial" w:hAnsi="Arial" w:cs="Arial"/>
        </w:rPr>
        <w:t xml:space="preserve">Comparando os coeficientes,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 xml:space="preserve"> </m:t>
        </m:r>
      </m:oMath>
      <w:r w:rsidR="00520ADA">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oMath>
      <w:r w:rsidR="00520ADA">
        <w:rPr>
          <w:rFonts w:ascii="Arial" w:eastAsiaTheme="minorEastAsia" w:hAnsi="Arial" w:cs="Arial"/>
        </w:rPr>
        <w:t xml:space="preserve"> apresentaram valores próximos. </w:t>
      </w:r>
    </w:p>
    <w:p w14:paraId="2206A621" w14:textId="49CAC983" w:rsidR="00E71316" w:rsidRPr="00415950" w:rsidRDefault="00520ADA" w:rsidP="00BD61B6">
      <w:pPr>
        <w:spacing w:line="360" w:lineRule="auto"/>
        <w:ind w:firstLine="708"/>
        <w:jc w:val="both"/>
        <w:rPr>
          <w:rFonts w:ascii="Arial" w:eastAsiaTheme="minorEastAsia" w:hAnsi="Arial" w:cs="Arial"/>
        </w:rPr>
      </w:pPr>
      <w:commentRangeStart w:id="187"/>
      <w:r>
        <w:rPr>
          <w:rFonts w:ascii="Arial" w:eastAsiaTheme="minorEastAsia" w:hAnsi="Arial" w:cs="Arial"/>
        </w:rPr>
        <w:t xml:space="preserve">A grande diferença entre os modelos </w:t>
      </w:r>
      <w:r w:rsidR="00466382">
        <w:rPr>
          <w:rFonts w:ascii="Arial" w:eastAsiaTheme="minorEastAsia" w:hAnsi="Arial" w:cs="Arial"/>
        </w:rPr>
        <w:t xml:space="preserve">ocorre em relação ao intercepto, </w:t>
      </w:r>
      <w:r w:rsidR="00936423">
        <w:rPr>
          <w:rFonts w:ascii="Arial" w:eastAsiaTheme="minorEastAsia" w:hAnsi="Arial" w:cs="Arial"/>
        </w:rPr>
        <w:t>chamado</w:t>
      </w:r>
      <w:r w:rsidR="00466382">
        <w:rPr>
          <w:rFonts w:ascii="Arial" w:eastAsiaTheme="minorEastAsia" w:hAnsi="Arial" w:cs="Arial"/>
        </w:rPr>
        <w:t xml:space="preserve"> de </w:t>
      </w:r>
      <m:oMath>
        <m:r>
          <w:rPr>
            <w:rFonts w:ascii="Cambria Math" w:eastAsiaTheme="minorEastAsia" w:hAnsi="Cambria Math" w:cs="Arial"/>
          </w:rPr>
          <m:t>α</m:t>
        </m:r>
      </m:oMath>
      <w:r w:rsidR="00466382">
        <w:rPr>
          <w:rFonts w:ascii="Arial" w:eastAsiaTheme="minorEastAsia" w:hAnsi="Arial" w:cs="Arial"/>
        </w:rPr>
        <w:t xml:space="preserve"> na formulação e na tabela representada como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936423">
        <w:rPr>
          <w:rFonts w:ascii="Arial" w:eastAsiaTheme="minorEastAsia" w:hAnsi="Arial" w:cs="Arial"/>
        </w:rPr>
        <w:t>, onde no modelo completo o coeficiente apresenta valor negativo e n</w:t>
      </w:r>
      <w:r w:rsidR="006D0FB2">
        <w:rPr>
          <w:rFonts w:ascii="Arial" w:eastAsiaTheme="minorEastAsia" w:hAnsi="Arial" w:cs="Arial"/>
        </w:rPr>
        <w:t>a técnica leave-one-out apresenta valor positivo. Comparativamente, como se um fosse o oposto do outro</w:t>
      </w:r>
      <w:commentRangeEnd w:id="187"/>
      <w:r w:rsidR="009521CE">
        <w:rPr>
          <w:rStyle w:val="CommentReference"/>
        </w:rPr>
        <w:commentReference w:id="187"/>
      </w:r>
      <w:r w:rsidR="00ED1568">
        <w:rPr>
          <w:rFonts w:ascii="Arial" w:eastAsiaTheme="minorEastAsia" w:hAnsi="Arial" w:cs="Arial"/>
        </w:rPr>
        <w:t xml:space="preserve">. É preciso destacar que para o intercepto não foi aplicada nenhuma </w:t>
      </w:r>
      <w:r w:rsidR="00ED1568">
        <w:rPr>
          <w:rFonts w:ascii="Arial" w:eastAsiaTheme="minorEastAsia" w:hAnsi="Arial" w:cs="Arial"/>
        </w:rPr>
        <w:lastRenderedPageBreak/>
        <w:t xml:space="preserve">restrição quanto a sua positividade. Dessa forma, os modelos </w:t>
      </w:r>
      <w:proofErr w:type="spellStart"/>
      <w:r w:rsidR="00ED1568">
        <w:rPr>
          <w:rFonts w:ascii="Arial" w:eastAsiaTheme="minorEastAsia" w:hAnsi="Arial" w:cs="Arial"/>
        </w:rPr>
        <w:t>balanceram</w:t>
      </w:r>
      <w:proofErr w:type="spellEnd"/>
      <w:r w:rsidR="00ED1568">
        <w:rPr>
          <w:rFonts w:ascii="Arial" w:eastAsiaTheme="minorEastAsia" w:hAnsi="Arial" w:cs="Arial"/>
        </w:rPr>
        <w:t xml:space="preserve"> a </w:t>
      </w:r>
      <w:proofErr w:type="spellStart"/>
      <w:proofErr w:type="gramStart"/>
      <w:r w:rsidR="00ED1568">
        <w:rPr>
          <w:rFonts w:ascii="Arial" w:eastAsiaTheme="minorEastAsia" w:hAnsi="Arial" w:cs="Arial"/>
        </w:rPr>
        <w:t>influencia</w:t>
      </w:r>
      <w:proofErr w:type="spellEnd"/>
      <w:proofErr w:type="gramEnd"/>
      <w:r w:rsidR="00ED1568">
        <w:rPr>
          <w:rFonts w:ascii="Arial" w:eastAsiaTheme="minorEastAsia" w:hAnsi="Arial" w:cs="Arial"/>
        </w:rPr>
        <w:t xml:space="preserve"> das variáveis utilizadas com o intercepto.</w:t>
      </w:r>
    </w:p>
    <w:p w14:paraId="0F294755" w14:textId="5D881C25" w:rsidR="006D0FB2" w:rsidRDefault="006D0FB2" w:rsidP="00BD61B6">
      <w:pPr>
        <w:spacing w:line="360" w:lineRule="auto"/>
        <w:ind w:firstLine="708"/>
        <w:jc w:val="both"/>
        <w:rPr>
          <w:rFonts w:ascii="Arial" w:eastAsiaTheme="minorEastAsia" w:hAnsi="Arial" w:cs="Arial"/>
        </w:rPr>
      </w:pPr>
      <w:commentRangeStart w:id="188"/>
      <w:commentRangeStart w:id="189"/>
      <w:r>
        <w:rPr>
          <w:rFonts w:ascii="Arial" w:eastAsiaTheme="minorEastAsia" w:hAnsi="Arial" w:cs="Arial"/>
        </w:rPr>
        <w:t xml:space="preserve">Como os coeficientes do modelo </w:t>
      </w:r>
      <w:r w:rsidRPr="006D0FB2">
        <w:rPr>
          <w:rFonts w:ascii="Arial" w:eastAsiaTheme="minorEastAsia" w:hAnsi="Arial" w:cs="Arial"/>
        </w:rPr>
        <w:t>leave-one-out</w:t>
      </w:r>
      <w:r>
        <w:rPr>
          <w:rFonts w:ascii="Arial" w:eastAsiaTheme="minorEastAsia" w:hAnsi="Arial" w:cs="Arial"/>
        </w:rPr>
        <w:t xml:space="preserve"> são oriundos de uma média simples das 28 iterações do algoritmo</w:t>
      </w:r>
      <w:commentRangeEnd w:id="188"/>
      <w:r w:rsidR="00323F40">
        <w:rPr>
          <w:rStyle w:val="CommentReference"/>
        </w:rPr>
        <w:commentReference w:id="188"/>
      </w:r>
      <w:commentRangeEnd w:id="189"/>
      <w:r w:rsidR="00ED1568">
        <w:rPr>
          <w:rStyle w:val="CommentReference"/>
        </w:rPr>
        <w:commentReference w:id="189"/>
      </w:r>
      <w:r>
        <w:rPr>
          <w:rFonts w:ascii="Arial" w:eastAsiaTheme="minorEastAsia" w:hAnsi="Arial" w:cs="Arial"/>
        </w:rPr>
        <w:t xml:space="preserve">, levanta-se a hipótese de que para as concessionárias com </w:t>
      </w:r>
      <w:r w:rsidR="003B7E9B">
        <w:rPr>
          <w:rFonts w:ascii="Arial" w:eastAsiaTheme="minorEastAsia" w:hAnsi="Arial" w:cs="Arial"/>
        </w:rPr>
        <w:t xml:space="preserve">PMSO extremante elevados, fosse necessário um intercepto mais </w:t>
      </w:r>
      <w:r w:rsidR="006758A2">
        <w:rPr>
          <w:rFonts w:ascii="Arial" w:eastAsiaTheme="minorEastAsia" w:hAnsi="Arial" w:cs="Arial"/>
        </w:rPr>
        <w:t>negativo e o contrário ocorreria para concessionárias com PMSO mais baixos.</w:t>
      </w:r>
    </w:p>
    <w:p w14:paraId="7DD5373C" w14:textId="7081921C" w:rsidR="006758A2" w:rsidRDefault="006758A2" w:rsidP="00BD61B6">
      <w:pPr>
        <w:spacing w:line="360" w:lineRule="auto"/>
        <w:ind w:firstLine="708"/>
        <w:jc w:val="both"/>
        <w:rPr>
          <w:rFonts w:ascii="Arial" w:eastAsiaTheme="minorEastAsia" w:hAnsi="Arial" w:cs="Arial"/>
        </w:rPr>
      </w:pPr>
      <w:r>
        <w:rPr>
          <w:rFonts w:ascii="Arial" w:eastAsiaTheme="minorEastAsia" w:hAnsi="Arial" w:cs="Arial"/>
        </w:rPr>
        <w:t xml:space="preserve">É importante destacar </w:t>
      </w:r>
      <w:r w:rsidR="00977F0E">
        <w:rPr>
          <w:rFonts w:ascii="Arial" w:eastAsiaTheme="minorEastAsia" w:hAnsi="Arial" w:cs="Arial"/>
        </w:rPr>
        <w:t>que apenas o modelo utilizando a abordagem l</w:t>
      </w:r>
      <w:r w:rsidR="00977F0E" w:rsidRPr="00977F0E">
        <w:rPr>
          <w:rFonts w:ascii="Arial" w:eastAsiaTheme="minorEastAsia" w:hAnsi="Arial" w:cs="Arial"/>
        </w:rPr>
        <w:t>eave-one-out</w:t>
      </w:r>
      <w:r w:rsidR="00977F0E">
        <w:rPr>
          <w:rFonts w:ascii="Arial" w:eastAsiaTheme="minorEastAsia" w:hAnsi="Arial" w:cs="Arial"/>
          <w:i/>
          <w:iCs/>
        </w:rPr>
        <w:t xml:space="preserve"> </w:t>
      </w:r>
      <w:r w:rsidR="00977F0E">
        <w:rPr>
          <w:rFonts w:ascii="Arial" w:eastAsiaTheme="minorEastAsia" w:hAnsi="Arial" w:cs="Arial"/>
        </w:rPr>
        <w:t xml:space="preserve">registrou </w:t>
      </w:r>
      <w:r w:rsidR="0002081E">
        <w:rPr>
          <w:rFonts w:ascii="Arial" w:eastAsiaTheme="minorEastAsia" w:hAnsi="Arial" w:cs="Arial"/>
        </w:rPr>
        <w:t xml:space="preserve">valores para o </w:t>
      </w:r>
      <w:r w:rsidR="00977F0E">
        <w:rPr>
          <w:rFonts w:ascii="Arial" w:eastAsiaTheme="minorEastAsia" w:hAnsi="Arial" w:cs="Arial"/>
        </w:rPr>
        <w:t xml:space="preserve">coeficiente </w:t>
      </w:r>
      <w:r w:rsidR="0002081E">
        <w:rPr>
          <w:rFonts w:ascii="Arial" w:eastAsiaTheme="minorEastAsia" w:hAnsi="Arial" w:cs="Arial"/>
        </w:rPr>
        <w:t>relativo</w:t>
      </w:r>
      <w:r w:rsidR="00977F0E">
        <w:rPr>
          <w:rFonts w:ascii="Arial" w:eastAsiaTheme="minorEastAsia" w:hAnsi="Arial" w:cs="Arial"/>
        </w:rPr>
        <w:t xml:space="preserve"> </w:t>
      </w:r>
      <w:r w:rsidR="0002081E">
        <w:rPr>
          <w:rFonts w:ascii="Arial" w:eastAsiaTheme="minorEastAsia" w:hAnsi="Arial" w:cs="Arial"/>
        </w:rPr>
        <w:t>à</w:t>
      </w:r>
      <w:r w:rsidR="00977F0E">
        <w:rPr>
          <w:rFonts w:ascii="Arial" w:eastAsiaTheme="minorEastAsia" w:hAnsi="Arial" w:cs="Arial"/>
        </w:rPr>
        <w:t xml:space="preserve"> variável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6</m:t>
            </m:r>
          </m:sub>
        </m:sSub>
      </m:oMath>
      <w:r w:rsidR="0002081E">
        <w:rPr>
          <w:rFonts w:ascii="Arial" w:eastAsiaTheme="minorEastAsia" w:hAnsi="Arial" w:cs="Arial"/>
        </w:rPr>
        <w:t xml:space="preserve">. Tal fato demonstra que </w:t>
      </w:r>
      <w:r w:rsidR="0058171A">
        <w:rPr>
          <w:rFonts w:ascii="Arial" w:eastAsiaTheme="minorEastAsia" w:hAnsi="Arial" w:cs="Arial"/>
        </w:rPr>
        <w:t xml:space="preserve">há evidências que as variáveis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oMath>
      <w:r w:rsidR="0058171A">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5</m:t>
            </m:r>
          </m:sub>
        </m:sSub>
      </m:oMath>
      <w:r w:rsidR="0058171A">
        <w:rPr>
          <w:rFonts w:ascii="Arial" w:eastAsiaTheme="minorEastAsia" w:hAnsi="Arial" w:cs="Arial"/>
        </w:rPr>
        <w:t xml:space="preserve"> podem ser as mais relevantes quando se quer estimar um modelo com as restrições descritas anteriormente.</w:t>
      </w:r>
    </w:p>
    <w:p w14:paraId="3271840C" w14:textId="77777777" w:rsidR="00FB668B" w:rsidRDefault="00FB668B" w:rsidP="00BD61B6">
      <w:pPr>
        <w:spacing w:line="360" w:lineRule="auto"/>
        <w:jc w:val="both"/>
        <w:rPr>
          <w:rFonts w:ascii="Arial" w:hAnsi="Arial" w:cs="Arial"/>
        </w:rPr>
      </w:pPr>
    </w:p>
    <w:p w14:paraId="6909E957" w14:textId="47E39BFF" w:rsidR="007E3229" w:rsidRDefault="007E3229" w:rsidP="00BD61B6">
      <w:pPr>
        <w:spacing w:line="360" w:lineRule="auto"/>
        <w:jc w:val="both"/>
        <w:rPr>
          <w:rFonts w:ascii="Arial" w:hAnsi="Arial" w:cs="Arial"/>
        </w:rPr>
        <w:sectPr w:rsidR="007E3229" w:rsidSect="00FF2A04">
          <w:type w:val="continuous"/>
          <w:pgSz w:w="11900" w:h="16840"/>
          <w:pgMar w:top="1417" w:right="1701" w:bottom="1417" w:left="1701" w:header="708" w:footer="708" w:gutter="0"/>
          <w:cols w:space="708"/>
          <w:docGrid w:linePitch="360"/>
        </w:sectPr>
      </w:pPr>
    </w:p>
    <w:p w14:paraId="5AD8F004" w14:textId="527CC1DB" w:rsidR="00FB668B" w:rsidRPr="000B5C1E" w:rsidRDefault="007E3229"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12</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08B0EF12" wp14:editId="373C4919">
            <wp:extent cx="2370441" cy="2560320"/>
            <wp:effectExtent l="12700" t="12700" r="17780" b="1778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70441" cy="2560320"/>
                    </a:xfrm>
                    <a:prstGeom prst="rect">
                      <a:avLst/>
                    </a:prstGeom>
                    <a:ln>
                      <a:solidFill>
                        <a:schemeClr val="tx1"/>
                      </a:solidFill>
                    </a:ln>
                  </pic:spPr>
                </pic:pic>
              </a:graphicData>
            </a:graphic>
          </wp:inline>
        </w:drawing>
      </w:r>
    </w:p>
    <w:p w14:paraId="08809D52" w14:textId="77777777" w:rsidR="007E3229" w:rsidRPr="000B5C1E" w:rsidRDefault="007E3229" w:rsidP="00BD61B6">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3B2033B" w14:textId="4054BC8B" w:rsidR="007E3229" w:rsidRPr="000B5C1E" w:rsidRDefault="007E3229" w:rsidP="00BD61B6">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B50B13">
        <w:rPr>
          <w:rFonts w:ascii="Arial" w:eastAsiaTheme="minorEastAsia" w:hAnsi="Arial" w:cs="Arial"/>
          <w:noProof/>
          <w:sz w:val="20"/>
          <w:szCs w:val="20"/>
        </w:rPr>
        <w:t>13</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1A943A29" wp14:editId="298198D2">
            <wp:extent cx="2369316" cy="2560320"/>
            <wp:effectExtent l="12700" t="12700" r="18415" b="1778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69316" cy="2560320"/>
                    </a:xfrm>
                    <a:prstGeom prst="rect">
                      <a:avLst/>
                    </a:prstGeom>
                    <a:ln>
                      <a:solidFill>
                        <a:schemeClr val="tx1"/>
                      </a:solidFill>
                    </a:ln>
                  </pic:spPr>
                </pic:pic>
              </a:graphicData>
            </a:graphic>
          </wp:inline>
        </w:drawing>
      </w:r>
    </w:p>
    <w:p w14:paraId="3C49921C" w14:textId="6B5D2A46" w:rsidR="007E3229" w:rsidRDefault="007E3229" w:rsidP="00BD61B6">
      <w:pPr>
        <w:spacing w:line="360" w:lineRule="auto"/>
        <w:jc w:val="center"/>
        <w:rPr>
          <w:rFonts w:ascii="Arial" w:hAnsi="Arial" w:cs="Arial"/>
        </w:rPr>
        <w:sectPr w:rsidR="007E3229" w:rsidSect="00FB668B">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60D55B2B" w14:textId="77777777" w:rsidR="00167E1E" w:rsidRDefault="00167E1E" w:rsidP="00BD61B6">
      <w:pPr>
        <w:spacing w:line="360" w:lineRule="auto"/>
        <w:jc w:val="both"/>
        <w:rPr>
          <w:rFonts w:ascii="Arial" w:hAnsi="Arial" w:cs="Arial"/>
        </w:rPr>
      </w:pPr>
    </w:p>
    <w:p w14:paraId="67AB102F" w14:textId="45D393AE" w:rsidR="007E3229" w:rsidRDefault="002C19B2" w:rsidP="00670E3C">
      <w:pPr>
        <w:spacing w:line="360" w:lineRule="auto"/>
        <w:ind w:firstLine="708"/>
        <w:jc w:val="both"/>
        <w:rPr>
          <w:rFonts w:ascii="Arial" w:hAnsi="Arial" w:cs="Arial"/>
        </w:rPr>
      </w:pPr>
      <w:r>
        <w:rPr>
          <w:rFonts w:ascii="Arial" w:hAnsi="Arial" w:cs="Arial"/>
        </w:rPr>
        <w:t xml:space="preserve">Os gráficos acima demonstram os valores observados versus estimados </w:t>
      </w:r>
      <w:r w:rsidR="008E32B7">
        <w:rPr>
          <w:rFonts w:ascii="Arial" w:hAnsi="Arial" w:cs="Arial"/>
        </w:rPr>
        <w:t xml:space="preserve">para os dois modelos. É possível verificar as diferenças verificando a distância entre os pontos </w:t>
      </w:r>
      <w:r w:rsidR="00EB2BB5">
        <w:rPr>
          <w:rFonts w:ascii="Arial" w:hAnsi="Arial" w:cs="Arial"/>
        </w:rPr>
        <w:t>e a reta traçada em vermelho.</w:t>
      </w:r>
    </w:p>
    <w:p w14:paraId="6FE2EBFF" w14:textId="67A9E4B1" w:rsidR="002E1C6E" w:rsidRDefault="002E1C6E" w:rsidP="00670E3C">
      <w:pPr>
        <w:spacing w:line="360" w:lineRule="auto"/>
        <w:ind w:firstLine="708"/>
        <w:jc w:val="both"/>
        <w:rPr>
          <w:rFonts w:ascii="Arial" w:hAnsi="Arial" w:cs="Arial"/>
        </w:rPr>
      </w:pPr>
      <w:r>
        <w:rPr>
          <w:rFonts w:ascii="Arial" w:hAnsi="Arial" w:cs="Arial"/>
        </w:rPr>
        <w:t>A</w:t>
      </w:r>
      <w:r w:rsidR="00A459A7">
        <w:rPr>
          <w:rFonts w:ascii="Arial" w:hAnsi="Arial" w:cs="Arial"/>
        </w:rPr>
        <w:t xml:space="preserve">ssim como nas demais aplicações anteriores, </w:t>
      </w:r>
      <w:r w:rsidR="00241555">
        <w:rPr>
          <w:rFonts w:ascii="Arial" w:hAnsi="Arial" w:cs="Arial"/>
        </w:rPr>
        <w:t xml:space="preserve">para visualizar </w:t>
      </w:r>
      <w:r w:rsidR="00325EAF">
        <w:rPr>
          <w:rFonts w:ascii="Arial" w:hAnsi="Arial" w:cs="Arial"/>
        </w:rPr>
        <w:t>o efeito do modelo implementado sem a</w:t>
      </w:r>
      <w:r w:rsidR="001B5974">
        <w:rPr>
          <w:rFonts w:ascii="Arial" w:hAnsi="Arial" w:cs="Arial"/>
        </w:rPr>
        <w:t xml:space="preserve"> influência das distorções presentes no banco de dados, foi aplicado a transformação logarítmica. </w:t>
      </w:r>
      <w:r w:rsidR="00DD5AA5">
        <w:rPr>
          <w:rFonts w:ascii="Arial" w:hAnsi="Arial" w:cs="Arial"/>
        </w:rPr>
        <w:t xml:space="preserve">Dessa forma, obteve-se o coeficiente de determinação preditivo para o modelo linear na ordem de </w:t>
      </w:r>
      <w:r w:rsidR="006469B3">
        <w:rPr>
          <w:rFonts w:ascii="Arial" w:hAnsi="Arial" w:cs="Arial"/>
        </w:rPr>
        <w:t>0.8019</w:t>
      </w:r>
      <w:r w:rsidR="00AD74DB">
        <w:rPr>
          <w:rFonts w:ascii="Arial" w:hAnsi="Arial" w:cs="Arial"/>
        </w:rPr>
        <w:t xml:space="preserve"> e para </w:t>
      </w:r>
      <w:r w:rsidR="00FA3FD7">
        <w:rPr>
          <w:rFonts w:ascii="Arial" w:hAnsi="Arial" w:cs="Arial"/>
        </w:rPr>
        <w:t xml:space="preserve">a técnica de validação-cruzada com o leave-one-out de </w:t>
      </w:r>
      <w:r w:rsidR="00C44538">
        <w:rPr>
          <w:rFonts w:ascii="Arial" w:hAnsi="Arial" w:cs="Arial"/>
        </w:rPr>
        <w:t>0.80.</w:t>
      </w:r>
    </w:p>
    <w:p w14:paraId="1C416AD8" w14:textId="72EEE1E6" w:rsidR="004508C6" w:rsidRDefault="004508C6" w:rsidP="004508C6">
      <w:pPr>
        <w:spacing w:line="360" w:lineRule="auto"/>
        <w:jc w:val="both"/>
        <w:rPr>
          <w:rFonts w:ascii="Arial" w:hAnsi="Arial" w:cs="Arial"/>
        </w:rPr>
      </w:pPr>
      <w:r>
        <w:rPr>
          <w:rFonts w:ascii="Arial" w:hAnsi="Arial" w:cs="Arial"/>
        </w:rPr>
        <w:lastRenderedPageBreak/>
        <w:tab/>
        <w:t>Abaixo temos a representação dos resultados obt</w:t>
      </w:r>
      <w:r w:rsidR="00B876F6">
        <w:rPr>
          <w:rFonts w:ascii="Arial" w:hAnsi="Arial" w:cs="Arial"/>
        </w:rPr>
        <w:t>idos nos gráficos:</w:t>
      </w:r>
    </w:p>
    <w:p w14:paraId="2E5A41DE" w14:textId="77777777" w:rsidR="00A71E06" w:rsidRDefault="00A71E06" w:rsidP="004508C6">
      <w:pPr>
        <w:spacing w:line="360" w:lineRule="auto"/>
        <w:jc w:val="both"/>
        <w:rPr>
          <w:rFonts w:ascii="Arial" w:hAnsi="Arial" w:cs="Arial"/>
        </w:rPr>
        <w:sectPr w:rsidR="00A71E06" w:rsidSect="00FF2A04">
          <w:type w:val="continuous"/>
          <w:pgSz w:w="11900" w:h="16840"/>
          <w:pgMar w:top="1417" w:right="1701" w:bottom="1417" w:left="1701" w:header="708" w:footer="708" w:gutter="0"/>
          <w:cols w:space="708"/>
          <w:docGrid w:linePitch="360"/>
        </w:sectPr>
      </w:pPr>
    </w:p>
    <w:p w14:paraId="46164A11" w14:textId="77777777" w:rsidR="00B876F6" w:rsidRDefault="00B876F6" w:rsidP="004508C6">
      <w:pPr>
        <w:spacing w:line="360" w:lineRule="auto"/>
        <w:jc w:val="both"/>
        <w:rPr>
          <w:rFonts w:ascii="Arial" w:hAnsi="Arial" w:cs="Arial"/>
        </w:rPr>
      </w:pPr>
    </w:p>
    <w:p w14:paraId="433DDC10" w14:textId="677925EF" w:rsidR="00A71E06" w:rsidRPr="00A71E06" w:rsidRDefault="00A71E06" w:rsidP="00A24701">
      <w:pPr>
        <w:pStyle w:val="Caption"/>
        <w:keepNext/>
        <w:spacing w:after="0" w:line="360" w:lineRule="auto"/>
        <w:jc w:val="center"/>
        <w:rPr>
          <w:rFonts w:ascii="Arial" w:hAnsi="Arial" w:cs="Arial"/>
          <w:i w:val="0"/>
          <w:iCs w:val="0"/>
          <w:color w:val="000000" w:themeColor="text1"/>
          <w:sz w:val="20"/>
          <w:szCs w:val="20"/>
        </w:rPr>
      </w:pPr>
      <w:r w:rsidRPr="00A71E06">
        <w:rPr>
          <w:rFonts w:ascii="Arial" w:hAnsi="Arial" w:cs="Arial"/>
          <w:i w:val="0"/>
          <w:iCs w:val="0"/>
          <w:color w:val="000000" w:themeColor="text1"/>
          <w:sz w:val="20"/>
          <w:szCs w:val="20"/>
        </w:rPr>
        <w:t xml:space="preserve">Figura </w:t>
      </w:r>
      <w:r w:rsidRPr="00A71E06">
        <w:rPr>
          <w:rFonts w:ascii="Arial" w:hAnsi="Arial" w:cs="Arial"/>
          <w:i w:val="0"/>
          <w:iCs w:val="0"/>
          <w:color w:val="000000" w:themeColor="text1"/>
          <w:sz w:val="20"/>
          <w:szCs w:val="20"/>
        </w:rPr>
        <w:fldChar w:fldCharType="begin"/>
      </w:r>
      <w:r w:rsidRPr="00A71E06">
        <w:rPr>
          <w:rFonts w:ascii="Arial" w:hAnsi="Arial" w:cs="Arial"/>
          <w:i w:val="0"/>
          <w:iCs w:val="0"/>
          <w:color w:val="000000" w:themeColor="text1"/>
          <w:sz w:val="20"/>
          <w:szCs w:val="20"/>
        </w:rPr>
        <w:instrText xml:space="preserve"> SEQ Figura \* ARABIC </w:instrText>
      </w:r>
      <w:r w:rsidRPr="00A71E06">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14</w:t>
      </w:r>
      <w:r w:rsidRPr="00A71E06">
        <w:rPr>
          <w:rFonts w:ascii="Arial" w:hAnsi="Arial" w:cs="Arial"/>
          <w:i w:val="0"/>
          <w:iCs w:val="0"/>
          <w:color w:val="000000" w:themeColor="text1"/>
          <w:sz w:val="20"/>
          <w:szCs w:val="20"/>
        </w:rPr>
        <w:fldChar w:fldCharType="end"/>
      </w:r>
    </w:p>
    <w:p w14:paraId="27862DB7" w14:textId="34B7DBB9" w:rsidR="001B5974" w:rsidRDefault="00B876F6" w:rsidP="00A24701">
      <w:pPr>
        <w:spacing w:line="360" w:lineRule="auto"/>
        <w:jc w:val="center"/>
        <w:rPr>
          <w:rFonts w:ascii="Arial" w:hAnsi="Arial" w:cs="Arial"/>
        </w:rPr>
      </w:pPr>
      <w:r>
        <w:rPr>
          <w:rFonts w:ascii="Arial" w:hAnsi="Arial" w:cs="Arial"/>
          <w:noProof/>
        </w:rPr>
        <w:drawing>
          <wp:inline distT="0" distB="0" distL="0" distR="0" wp14:anchorId="69426881" wp14:editId="37499903">
            <wp:extent cx="2331384" cy="2377440"/>
            <wp:effectExtent l="19050" t="19050" r="12065" b="22860"/>
            <wp:docPr id="1895573765" name="Picture 2"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3765" name="Picture 2" descr="A picture containing text, line, diagram, screensh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384" cy="2377440"/>
                    </a:xfrm>
                    <a:prstGeom prst="rect">
                      <a:avLst/>
                    </a:prstGeom>
                    <a:ln>
                      <a:solidFill>
                        <a:schemeClr val="tx1"/>
                      </a:solidFill>
                    </a:ln>
                  </pic:spPr>
                </pic:pic>
              </a:graphicData>
            </a:graphic>
          </wp:inline>
        </w:drawing>
      </w:r>
    </w:p>
    <w:p w14:paraId="43184D4E" w14:textId="48D561AC" w:rsidR="00A71E06" w:rsidRDefault="00A71E06" w:rsidP="00A24701">
      <w:pPr>
        <w:spacing w:line="360" w:lineRule="auto"/>
        <w:jc w:val="center"/>
        <w:rPr>
          <w:rFonts w:ascii="Arial" w:hAnsi="Arial" w:cs="Arial"/>
          <w:sz w:val="20"/>
          <w:szCs w:val="20"/>
        </w:rPr>
      </w:pPr>
      <w:r w:rsidRPr="00A71E06">
        <w:rPr>
          <w:rFonts w:ascii="Arial" w:hAnsi="Arial" w:cs="Arial"/>
          <w:sz w:val="20"/>
          <w:szCs w:val="20"/>
        </w:rPr>
        <w:t>Fonte: Auto</w:t>
      </w:r>
    </w:p>
    <w:p w14:paraId="0BD4A56B" w14:textId="77777777" w:rsidR="00A71E06" w:rsidRPr="00A71E06" w:rsidRDefault="00A71E06" w:rsidP="00A24701">
      <w:pPr>
        <w:spacing w:line="360" w:lineRule="auto"/>
        <w:jc w:val="center"/>
        <w:rPr>
          <w:rFonts w:ascii="Arial" w:hAnsi="Arial" w:cs="Arial"/>
          <w:sz w:val="20"/>
          <w:szCs w:val="20"/>
        </w:rPr>
      </w:pPr>
    </w:p>
    <w:p w14:paraId="3067CCCB" w14:textId="77777777" w:rsidR="00A71E06" w:rsidRDefault="00A71E06" w:rsidP="00A24701">
      <w:pPr>
        <w:spacing w:line="360" w:lineRule="auto"/>
        <w:jc w:val="both"/>
        <w:rPr>
          <w:rFonts w:ascii="Arial" w:hAnsi="Arial" w:cs="Arial"/>
        </w:rPr>
      </w:pPr>
    </w:p>
    <w:p w14:paraId="02EF07A4" w14:textId="12C2D113" w:rsidR="00A71E06" w:rsidRPr="00A71E06" w:rsidRDefault="00A71E06" w:rsidP="00A24701">
      <w:pPr>
        <w:pStyle w:val="Caption"/>
        <w:keepNext/>
        <w:spacing w:after="0" w:line="360" w:lineRule="auto"/>
        <w:jc w:val="center"/>
        <w:rPr>
          <w:rFonts w:ascii="Arial" w:hAnsi="Arial" w:cs="Arial"/>
          <w:i w:val="0"/>
          <w:iCs w:val="0"/>
          <w:color w:val="000000" w:themeColor="text1"/>
          <w:sz w:val="20"/>
          <w:szCs w:val="20"/>
        </w:rPr>
      </w:pPr>
      <w:r w:rsidRPr="00A71E06">
        <w:rPr>
          <w:rFonts w:ascii="Arial" w:hAnsi="Arial" w:cs="Arial"/>
          <w:i w:val="0"/>
          <w:iCs w:val="0"/>
          <w:color w:val="000000" w:themeColor="text1"/>
          <w:sz w:val="20"/>
          <w:szCs w:val="20"/>
        </w:rPr>
        <w:t xml:space="preserve">Figura </w:t>
      </w:r>
      <w:r w:rsidRPr="00A71E06">
        <w:rPr>
          <w:rFonts w:ascii="Arial" w:hAnsi="Arial" w:cs="Arial"/>
          <w:i w:val="0"/>
          <w:iCs w:val="0"/>
          <w:color w:val="000000" w:themeColor="text1"/>
          <w:sz w:val="20"/>
          <w:szCs w:val="20"/>
        </w:rPr>
        <w:fldChar w:fldCharType="begin"/>
      </w:r>
      <w:r w:rsidRPr="00A71E06">
        <w:rPr>
          <w:rFonts w:ascii="Arial" w:hAnsi="Arial" w:cs="Arial"/>
          <w:i w:val="0"/>
          <w:iCs w:val="0"/>
          <w:color w:val="000000" w:themeColor="text1"/>
          <w:sz w:val="20"/>
          <w:szCs w:val="20"/>
        </w:rPr>
        <w:instrText xml:space="preserve"> SEQ Figura \* ARABIC </w:instrText>
      </w:r>
      <w:r w:rsidRPr="00A71E06">
        <w:rPr>
          <w:rFonts w:ascii="Arial" w:hAnsi="Arial" w:cs="Arial"/>
          <w:i w:val="0"/>
          <w:iCs w:val="0"/>
          <w:color w:val="000000" w:themeColor="text1"/>
          <w:sz w:val="20"/>
          <w:szCs w:val="20"/>
        </w:rPr>
        <w:fldChar w:fldCharType="separate"/>
      </w:r>
      <w:r w:rsidR="00B50B13">
        <w:rPr>
          <w:rFonts w:ascii="Arial" w:hAnsi="Arial" w:cs="Arial"/>
          <w:i w:val="0"/>
          <w:iCs w:val="0"/>
          <w:noProof/>
          <w:color w:val="000000" w:themeColor="text1"/>
          <w:sz w:val="20"/>
          <w:szCs w:val="20"/>
        </w:rPr>
        <w:t>15</w:t>
      </w:r>
      <w:r w:rsidRPr="00A71E06">
        <w:rPr>
          <w:rFonts w:ascii="Arial" w:hAnsi="Arial" w:cs="Arial"/>
          <w:i w:val="0"/>
          <w:iCs w:val="0"/>
          <w:color w:val="000000" w:themeColor="text1"/>
          <w:sz w:val="20"/>
          <w:szCs w:val="20"/>
        </w:rPr>
        <w:fldChar w:fldCharType="end"/>
      </w:r>
    </w:p>
    <w:p w14:paraId="38C51C40" w14:textId="40169370" w:rsidR="00A71E06" w:rsidRPr="00A71E06" w:rsidRDefault="00A71E06" w:rsidP="00A24701">
      <w:pPr>
        <w:spacing w:line="360" w:lineRule="auto"/>
        <w:jc w:val="center"/>
        <w:rPr>
          <w:rFonts w:ascii="Arial" w:hAnsi="Arial" w:cs="Arial"/>
          <w:sz w:val="20"/>
          <w:szCs w:val="20"/>
        </w:rPr>
      </w:pPr>
      <w:r w:rsidRPr="00A71E06">
        <w:rPr>
          <w:rFonts w:ascii="Arial" w:hAnsi="Arial" w:cs="Arial"/>
          <w:noProof/>
          <w:sz w:val="20"/>
          <w:szCs w:val="20"/>
        </w:rPr>
        <w:drawing>
          <wp:inline distT="0" distB="0" distL="0" distR="0" wp14:anchorId="3D23057B" wp14:editId="77F34804">
            <wp:extent cx="2331384" cy="2377440"/>
            <wp:effectExtent l="19050" t="19050" r="12065" b="22860"/>
            <wp:docPr id="1663514214"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4214" name="Picture 3" descr="A picture containing text, screenshot, line,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31384" cy="2377440"/>
                    </a:xfrm>
                    <a:prstGeom prst="rect">
                      <a:avLst/>
                    </a:prstGeom>
                    <a:ln>
                      <a:solidFill>
                        <a:schemeClr val="tx1"/>
                      </a:solidFill>
                    </a:ln>
                  </pic:spPr>
                </pic:pic>
              </a:graphicData>
            </a:graphic>
          </wp:inline>
        </w:drawing>
      </w:r>
    </w:p>
    <w:p w14:paraId="579DA89B" w14:textId="76B5E805" w:rsidR="00A71E06" w:rsidRPr="00A71E06" w:rsidRDefault="00A71E06" w:rsidP="00A24701">
      <w:pPr>
        <w:spacing w:line="360" w:lineRule="auto"/>
        <w:ind w:firstLine="708"/>
        <w:jc w:val="center"/>
        <w:rPr>
          <w:rFonts w:ascii="Arial" w:hAnsi="Arial" w:cs="Arial"/>
          <w:sz w:val="20"/>
          <w:szCs w:val="20"/>
        </w:rPr>
        <w:sectPr w:rsidR="00A71E06" w:rsidRPr="00A71E06" w:rsidSect="00A71E06">
          <w:type w:val="continuous"/>
          <w:pgSz w:w="11900" w:h="16840"/>
          <w:pgMar w:top="1417" w:right="1701" w:bottom="1417" w:left="1701" w:header="708" w:footer="708" w:gutter="0"/>
          <w:cols w:num="2" w:space="708"/>
          <w:docGrid w:linePitch="360"/>
        </w:sectPr>
      </w:pPr>
      <w:r w:rsidRPr="00A71E06">
        <w:rPr>
          <w:rFonts w:ascii="Arial" w:hAnsi="Arial" w:cs="Arial"/>
          <w:sz w:val="20"/>
          <w:szCs w:val="20"/>
        </w:rPr>
        <w:t>Fonte: A</w:t>
      </w:r>
      <w:r w:rsidR="001B2EE2">
        <w:rPr>
          <w:rFonts w:ascii="Arial" w:hAnsi="Arial" w:cs="Arial"/>
          <w:sz w:val="20"/>
          <w:szCs w:val="20"/>
        </w:rPr>
        <w:t>uto</w:t>
      </w:r>
    </w:p>
    <w:p w14:paraId="586268BC" w14:textId="4B07C75F" w:rsidR="004D795D" w:rsidRDefault="00EF7446" w:rsidP="001B2EE2">
      <w:pPr>
        <w:spacing w:line="360" w:lineRule="auto"/>
        <w:rPr>
          <w:rFonts w:ascii="Arial" w:hAnsi="Arial" w:cs="Arial"/>
          <w:b/>
          <w:bCs/>
        </w:rPr>
      </w:pPr>
      <w:r>
        <w:rPr>
          <w:rFonts w:ascii="Arial" w:hAnsi="Arial" w:cs="Arial"/>
          <w:b/>
          <w:bCs/>
        </w:rPr>
        <w:t>4.</w:t>
      </w:r>
      <w:r w:rsidR="002775F3">
        <w:rPr>
          <w:rFonts w:ascii="Arial" w:hAnsi="Arial" w:cs="Arial"/>
          <w:b/>
          <w:bCs/>
        </w:rPr>
        <w:t>5</w:t>
      </w:r>
      <w:r>
        <w:rPr>
          <w:rFonts w:ascii="Arial" w:hAnsi="Arial" w:cs="Arial"/>
          <w:b/>
          <w:bCs/>
        </w:rPr>
        <w:t xml:space="preserve"> Modelo </w:t>
      </w:r>
      <w:r w:rsidR="00440855">
        <w:rPr>
          <w:rFonts w:ascii="Arial" w:hAnsi="Arial" w:cs="Arial"/>
          <w:b/>
          <w:bCs/>
        </w:rPr>
        <w:t>de programação linear com aplicação de bootstrap</w:t>
      </w:r>
    </w:p>
    <w:p w14:paraId="6ADD33C5" w14:textId="77777777" w:rsidR="00B876F6" w:rsidRDefault="00B876F6" w:rsidP="001B2EE2">
      <w:pPr>
        <w:spacing w:line="360" w:lineRule="auto"/>
        <w:rPr>
          <w:rFonts w:ascii="Arial" w:hAnsi="Arial" w:cs="Arial"/>
          <w:b/>
          <w:bCs/>
        </w:rPr>
      </w:pPr>
    </w:p>
    <w:p w14:paraId="69A98A0C" w14:textId="192C0093" w:rsidR="00907781" w:rsidRDefault="00907781" w:rsidP="001B2EE2">
      <w:pPr>
        <w:spacing w:line="360" w:lineRule="auto"/>
        <w:jc w:val="both"/>
        <w:rPr>
          <w:rFonts w:ascii="Arial" w:hAnsi="Arial" w:cs="Arial"/>
        </w:rPr>
      </w:pPr>
      <w:r>
        <w:rPr>
          <w:rFonts w:ascii="Arial" w:hAnsi="Arial" w:cs="Arial"/>
          <w:b/>
          <w:bCs/>
        </w:rPr>
        <w:tab/>
      </w:r>
      <w:r w:rsidR="00F34A38">
        <w:rPr>
          <w:rFonts w:ascii="Arial" w:hAnsi="Arial" w:cs="Arial"/>
        </w:rPr>
        <w:t xml:space="preserve">Para verificar se </w:t>
      </w:r>
      <w:r w:rsidR="002C30E2">
        <w:rPr>
          <w:rFonts w:ascii="Arial" w:hAnsi="Arial" w:cs="Arial"/>
        </w:rPr>
        <w:t>solução</w:t>
      </w:r>
      <w:r w:rsidR="00F34A38">
        <w:rPr>
          <w:rFonts w:ascii="Arial" w:hAnsi="Arial" w:cs="Arial"/>
        </w:rPr>
        <w:t xml:space="preserve"> do modelo de programação linear</w:t>
      </w:r>
      <w:r w:rsidR="002C30E2">
        <w:rPr>
          <w:rFonts w:ascii="Arial" w:hAnsi="Arial" w:cs="Arial"/>
        </w:rPr>
        <w:t xml:space="preserve"> completo</w:t>
      </w:r>
      <w:r w:rsidR="00B45C73">
        <w:rPr>
          <w:rFonts w:ascii="Arial" w:hAnsi="Arial" w:cs="Arial"/>
        </w:rPr>
        <w:t xml:space="preserve"> </w:t>
      </w:r>
      <w:r w:rsidR="009F3455">
        <w:rPr>
          <w:rFonts w:ascii="Arial" w:hAnsi="Arial" w:cs="Arial"/>
        </w:rPr>
        <w:t>de fato respeitasse as restrições operacionais</w:t>
      </w:r>
      <w:r w:rsidR="00B45C73">
        <w:rPr>
          <w:rFonts w:ascii="Arial" w:hAnsi="Arial" w:cs="Arial"/>
        </w:rPr>
        <w:t>, foi realizada</w:t>
      </w:r>
      <w:r w:rsidR="00CD24CD">
        <w:rPr>
          <w:rFonts w:ascii="Arial" w:hAnsi="Arial" w:cs="Arial"/>
        </w:rPr>
        <w:t xml:space="preserve"> uma simulação utilizando a técnica de boo</w:t>
      </w:r>
      <w:r w:rsidR="00C421AD">
        <w:rPr>
          <w:rFonts w:ascii="Arial" w:hAnsi="Arial" w:cs="Arial"/>
        </w:rPr>
        <w:t>tstrap e</w:t>
      </w:r>
      <w:r w:rsidR="009F3455">
        <w:rPr>
          <w:rFonts w:ascii="Arial" w:hAnsi="Arial" w:cs="Arial"/>
        </w:rPr>
        <w:t xml:space="preserve"> posteriormente </w:t>
      </w:r>
      <w:r w:rsidR="00C421AD">
        <w:rPr>
          <w:rFonts w:ascii="Arial" w:hAnsi="Arial" w:cs="Arial"/>
        </w:rPr>
        <w:t>construir um intervalo de confiança</w:t>
      </w:r>
      <w:r w:rsidR="009F3455">
        <w:rPr>
          <w:rFonts w:ascii="Arial" w:hAnsi="Arial" w:cs="Arial"/>
        </w:rPr>
        <w:t xml:space="preserve"> percentílico. O modelo completo foi escolhido por apresentar </w:t>
      </w:r>
      <w:r w:rsidR="00A473F8">
        <w:rPr>
          <w:rFonts w:ascii="Arial" w:hAnsi="Arial" w:cs="Arial"/>
        </w:rPr>
        <w:t>maior coeficiente de determinação.</w:t>
      </w:r>
    </w:p>
    <w:p w14:paraId="28AB4F54" w14:textId="109AFACD" w:rsidR="00A473F8" w:rsidRDefault="00A473F8" w:rsidP="001B2EE2">
      <w:pPr>
        <w:spacing w:line="360" w:lineRule="auto"/>
        <w:jc w:val="both"/>
        <w:rPr>
          <w:rFonts w:ascii="Arial" w:hAnsi="Arial" w:cs="Arial"/>
        </w:rPr>
      </w:pPr>
      <w:r>
        <w:rPr>
          <w:rFonts w:ascii="Arial" w:hAnsi="Arial" w:cs="Arial"/>
        </w:rPr>
        <w:tab/>
        <w:t xml:space="preserve">Nesse procedimento foram realizadas 10.000 simulações com </w:t>
      </w:r>
      <w:r w:rsidR="00223B8A">
        <w:rPr>
          <w:rFonts w:ascii="Arial" w:hAnsi="Arial" w:cs="Arial"/>
        </w:rPr>
        <w:t>observações aleatoriamente no software R.</w:t>
      </w:r>
      <w:r w:rsidR="009F293D">
        <w:rPr>
          <w:rFonts w:ascii="Arial" w:hAnsi="Arial" w:cs="Arial"/>
        </w:rPr>
        <w:t xml:space="preserve"> Abaixo os paços do procedimento:</w:t>
      </w:r>
    </w:p>
    <w:p w14:paraId="680AAE93" w14:textId="2B108194" w:rsidR="009F293D" w:rsidRDefault="00CC2A34" w:rsidP="001B2EE2">
      <w:pPr>
        <w:pStyle w:val="ListParagraph"/>
        <w:numPr>
          <w:ilvl w:val="0"/>
          <w:numId w:val="20"/>
        </w:numPr>
        <w:spacing w:line="360" w:lineRule="auto"/>
        <w:ind w:left="0"/>
        <w:jc w:val="both"/>
        <w:rPr>
          <w:rFonts w:ascii="Arial" w:hAnsi="Arial" w:cs="Arial"/>
        </w:rPr>
      </w:pPr>
      <w:r>
        <w:rPr>
          <w:rFonts w:ascii="Arial" w:hAnsi="Arial" w:cs="Arial"/>
        </w:rPr>
        <w:t xml:space="preserve">É gerada uma nova base de dados </w:t>
      </w:r>
      <w:r w:rsidR="001D0C6C">
        <w:rPr>
          <w:rFonts w:ascii="Arial" w:hAnsi="Arial" w:cs="Arial"/>
        </w:rPr>
        <w:t>utilizando a técnica de reamostragem com reposição</w:t>
      </w:r>
    </w:p>
    <w:p w14:paraId="64488BF3" w14:textId="0E09BB6D" w:rsidR="001D0C6C" w:rsidRDefault="00FE6C12" w:rsidP="001B2EE2">
      <w:pPr>
        <w:pStyle w:val="ListParagraph"/>
        <w:numPr>
          <w:ilvl w:val="0"/>
          <w:numId w:val="20"/>
        </w:numPr>
        <w:spacing w:line="360" w:lineRule="auto"/>
        <w:ind w:left="0"/>
        <w:jc w:val="both"/>
        <w:rPr>
          <w:rFonts w:ascii="Arial" w:hAnsi="Arial" w:cs="Arial"/>
        </w:rPr>
      </w:pPr>
      <w:r>
        <w:rPr>
          <w:rFonts w:ascii="Arial" w:hAnsi="Arial" w:cs="Arial"/>
        </w:rPr>
        <w:t xml:space="preserve">É implementado o algoritmo SIMPLEX para resolver o modelo com a </w:t>
      </w:r>
      <w:r w:rsidR="006452F3">
        <w:rPr>
          <w:rFonts w:ascii="Arial" w:hAnsi="Arial" w:cs="Arial"/>
        </w:rPr>
        <w:t>nova base de dados oriunda da reamostragem</w:t>
      </w:r>
    </w:p>
    <w:p w14:paraId="00E93CF2" w14:textId="6AAEC80E" w:rsidR="006452F3" w:rsidRDefault="006452F3" w:rsidP="001B2EE2">
      <w:pPr>
        <w:pStyle w:val="ListParagraph"/>
        <w:numPr>
          <w:ilvl w:val="0"/>
          <w:numId w:val="20"/>
        </w:numPr>
        <w:spacing w:line="360" w:lineRule="auto"/>
        <w:ind w:left="0"/>
        <w:jc w:val="both"/>
        <w:rPr>
          <w:rFonts w:ascii="Arial" w:hAnsi="Arial" w:cs="Arial"/>
        </w:rPr>
      </w:pPr>
      <w:r>
        <w:rPr>
          <w:rFonts w:ascii="Arial" w:hAnsi="Arial" w:cs="Arial"/>
        </w:rPr>
        <w:t xml:space="preserve">A solução contendo os coeficientes </w:t>
      </w:r>
      <w:r w:rsidR="006D0FA3">
        <w:rPr>
          <w:rFonts w:ascii="Arial" w:hAnsi="Arial" w:cs="Arial"/>
        </w:rPr>
        <w:t>de regressão é computada</w:t>
      </w:r>
    </w:p>
    <w:p w14:paraId="2EAF0DC7" w14:textId="629E8323" w:rsidR="006D0FA3" w:rsidRDefault="006D0FA3" w:rsidP="001B2EE2">
      <w:pPr>
        <w:pStyle w:val="ListParagraph"/>
        <w:numPr>
          <w:ilvl w:val="0"/>
          <w:numId w:val="20"/>
        </w:numPr>
        <w:spacing w:line="360" w:lineRule="auto"/>
        <w:ind w:left="0"/>
        <w:jc w:val="both"/>
        <w:rPr>
          <w:rFonts w:ascii="Arial" w:hAnsi="Arial" w:cs="Arial"/>
        </w:rPr>
      </w:pPr>
      <w:r>
        <w:rPr>
          <w:rFonts w:ascii="Arial" w:hAnsi="Arial" w:cs="Arial"/>
        </w:rPr>
        <w:t>Os passos de 1 a 3 são realizados 10.000 vezes</w:t>
      </w:r>
    </w:p>
    <w:p w14:paraId="6DD3E04E" w14:textId="2E3DD5CF" w:rsidR="009E3819" w:rsidRDefault="00286571" w:rsidP="001B2EE2">
      <w:pPr>
        <w:spacing w:line="360" w:lineRule="auto"/>
        <w:ind w:firstLine="708"/>
        <w:jc w:val="both"/>
        <w:rPr>
          <w:rFonts w:ascii="Arial" w:hAnsi="Arial" w:cs="Arial"/>
        </w:rPr>
      </w:pPr>
      <w:r>
        <w:rPr>
          <w:rFonts w:ascii="Arial" w:hAnsi="Arial" w:cs="Arial"/>
        </w:rPr>
        <w:t xml:space="preserve">Abaixo é possível </w:t>
      </w:r>
      <w:r w:rsidR="00567DD5">
        <w:rPr>
          <w:rFonts w:ascii="Arial" w:hAnsi="Arial" w:cs="Arial"/>
        </w:rPr>
        <w:t>verificar o</w:t>
      </w:r>
      <w:r w:rsidR="00EA40CC">
        <w:rPr>
          <w:rFonts w:ascii="Arial" w:hAnsi="Arial" w:cs="Arial"/>
        </w:rPr>
        <w:t xml:space="preserve"> histograma gerado por cada uma das </w:t>
      </w:r>
      <w:r w:rsidR="009E3819">
        <w:rPr>
          <w:rFonts w:ascii="Arial" w:hAnsi="Arial" w:cs="Arial"/>
        </w:rPr>
        <w:t xml:space="preserve">soluções das simulações realizadas pelo procedimento </w:t>
      </w:r>
      <w:r w:rsidR="002E5094">
        <w:rPr>
          <w:rFonts w:ascii="Arial" w:hAnsi="Arial" w:cs="Arial"/>
        </w:rPr>
        <w:t>B</w:t>
      </w:r>
      <w:r w:rsidR="009E3819">
        <w:rPr>
          <w:rFonts w:ascii="Arial" w:hAnsi="Arial" w:cs="Arial"/>
        </w:rPr>
        <w:t>ootstrap</w:t>
      </w:r>
      <w:r w:rsidR="002E5094">
        <w:rPr>
          <w:rFonts w:ascii="Arial" w:hAnsi="Arial" w:cs="Arial"/>
        </w:rPr>
        <w:t>.</w:t>
      </w:r>
    </w:p>
    <w:p w14:paraId="244EB05C" w14:textId="77777777" w:rsidR="002E5094" w:rsidRDefault="002E5094" w:rsidP="001B2EE2">
      <w:pPr>
        <w:spacing w:line="360" w:lineRule="auto"/>
        <w:jc w:val="both"/>
        <w:rPr>
          <w:rFonts w:ascii="Arial" w:hAnsi="Arial" w:cs="Arial"/>
        </w:rPr>
      </w:pPr>
    </w:p>
    <w:p w14:paraId="2761CDE3" w14:textId="77777777" w:rsidR="001B2EE2" w:rsidRDefault="001B2EE2" w:rsidP="001B2EE2">
      <w:pPr>
        <w:spacing w:line="360" w:lineRule="auto"/>
        <w:jc w:val="both"/>
        <w:rPr>
          <w:rFonts w:ascii="Arial" w:hAnsi="Arial" w:cs="Arial"/>
        </w:rPr>
      </w:pPr>
    </w:p>
    <w:p w14:paraId="07F440ED" w14:textId="77777777" w:rsidR="00ED36E4" w:rsidRDefault="00ED36E4" w:rsidP="001B2EE2">
      <w:pPr>
        <w:spacing w:line="360" w:lineRule="auto"/>
        <w:jc w:val="both"/>
        <w:rPr>
          <w:rFonts w:ascii="Arial" w:hAnsi="Arial" w:cs="Arial"/>
        </w:rPr>
      </w:pPr>
    </w:p>
    <w:p w14:paraId="5F38D89B" w14:textId="705F0F1F"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lastRenderedPageBreak/>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B50B13">
        <w:rPr>
          <w:rFonts w:ascii="Arial" w:hAnsi="Arial" w:cs="Arial"/>
          <w:noProof/>
          <w:sz w:val="20"/>
          <w:szCs w:val="20"/>
        </w:rPr>
        <w:t>16</w:t>
      </w:r>
      <w:r w:rsidRPr="000B5C1E">
        <w:rPr>
          <w:rFonts w:ascii="Arial" w:hAnsi="Arial" w:cs="Arial"/>
          <w:sz w:val="20"/>
          <w:szCs w:val="20"/>
        </w:rPr>
        <w:fldChar w:fldCharType="end"/>
      </w:r>
    </w:p>
    <w:p w14:paraId="2F31CAFC" w14:textId="12E81498" w:rsidR="00286571" w:rsidRPr="000B5C1E" w:rsidRDefault="002E5094" w:rsidP="001B2EE2">
      <w:pPr>
        <w:spacing w:line="360" w:lineRule="auto"/>
        <w:ind w:firstLine="708"/>
        <w:jc w:val="center"/>
        <w:rPr>
          <w:rFonts w:ascii="Arial" w:hAnsi="Arial" w:cs="Arial"/>
          <w:sz w:val="20"/>
          <w:szCs w:val="20"/>
        </w:rPr>
      </w:pPr>
      <w:r w:rsidRPr="000B5C1E">
        <w:rPr>
          <w:rFonts w:ascii="Arial" w:hAnsi="Arial" w:cs="Arial"/>
          <w:noProof/>
          <w:sz w:val="20"/>
          <w:szCs w:val="20"/>
        </w:rPr>
        <w:drawing>
          <wp:inline distT="0" distB="0" distL="0" distR="0" wp14:anchorId="6F26A28A" wp14:editId="3C517C4A">
            <wp:extent cx="2404972" cy="1827933"/>
            <wp:effectExtent l="19050" t="19050" r="14605" b="2032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rotWithShape="1">
                    <a:blip r:embed="rId40">
                      <a:extLst>
                        <a:ext uri="{28A0092B-C50C-407E-A947-70E740481C1C}">
                          <a14:useLocalDpi xmlns:a14="http://schemas.microsoft.com/office/drawing/2010/main" val="0"/>
                        </a:ext>
                      </a:extLst>
                    </a:blip>
                    <a:srcRect b="6512"/>
                    <a:stretch/>
                  </pic:blipFill>
                  <pic:spPr bwMode="auto">
                    <a:xfrm>
                      <a:off x="0" y="0"/>
                      <a:ext cx="2411902" cy="183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E72887" w14:textId="4B057042"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7F03D141" w14:textId="77777777" w:rsidR="00567DD5" w:rsidRDefault="00567DD5" w:rsidP="001B2EE2">
      <w:pPr>
        <w:spacing w:line="360" w:lineRule="auto"/>
        <w:jc w:val="both"/>
        <w:rPr>
          <w:rFonts w:ascii="Arial" w:hAnsi="Arial" w:cs="Arial"/>
        </w:rPr>
      </w:pPr>
    </w:p>
    <w:p w14:paraId="63F82E62" w14:textId="1F974099" w:rsidR="00871C56" w:rsidRDefault="005C1855" w:rsidP="001B2EE2">
      <w:pPr>
        <w:spacing w:line="360" w:lineRule="auto"/>
        <w:jc w:val="both"/>
        <w:rPr>
          <w:rFonts w:ascii="Arial" w:hAnsi="Arial" w:cs="Arial"/>
        </w:rPr>
      </w:pPr>
      <w:r>
        <w:rPr>
          <w:rFonts w:ascii="Arial" w:hAnsi="Arial" w:cs="Arial"/>
        </w:rPr>
        <w:tab/>
        <w:t>Histogramas para os coeficientes de regressão:</w:t>
      </w:r>
    </w:p>
    <w:p w14:paraId="5881AE8C" w14:textId="77777777" w:rsidR="000737A3" w:rsidRDefault="000737A3" w:rsidP="001B2EE2">
      <w:pPr>
        <w:spacing w:line="360" w:lineRule="auto"/>
        <w:ind w:firstLine="708"/>
        <w:jc w:val="center"/>
        <w:rPr>
          <w:rFonts w:ascii="Arial" w:hAnsi="Arial" w:cs="Arial"/>
          <w:sz w:val="20"/>
          <w:szCs w:val="20"/>
        </w:rPr>
      </w:pPr>
    </w:p>
    <w:p w14:paraId="41DC6B89" w14:textId="75C1DD26"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B50B13">
        <w:rPr>
          <w:rFonts w:ascii="Arial" w:hAnsi="Arial" w:cs="Arial"/>
          <w:noProof/>
          <w:sz w:val="20"/>
          <w:szCs w:val="20"/>
        </w:rPr>
        <w:t>17</w:t>
      </w:r>
      <w:r w:rsidRPr="000B5C1E">
        <w:rPr>
          <w:rFonts w:ascii="Arial" w:hAnsi="Arial" w:cs="Arial"/>
          <w:sz w:val="20"/>
          <w:szCs w:val="20"/>
        </w:rPr>
        <w:fldChar w:fldCharType="end"/>
      </w:r>
    </w:p>
    <w:p w14:paraId="68B7E0E3" w14:textId="0DC5AEFA" w:rsidR="00871C56" w:rsidRPr="000B5C1E" w:rsidRDefault="00871C56" w:rsidP="001B2EE2">
      <w:pPr>
        <w:spacing w:line="360" w:lineRule="auto"/>
        <w:jc w:val="center"/>
        <w:rPr>
          <w:rFonts w:ascii="Arial" w:hAnsi="Arial" w:cs="Arial"/>
          <w:sz w:val="20"/>
          <w:szCs w:val="20"/>
        </w:rPr>
      </w:pPr>
      <w:commentRangeStart w:id="190"/>
      <w:r w:rsidRPr="000B5C1E">
        <w:rPr>
          <w:rFonts w:ascii="Arial" w:hAnsi="Arial" w:cs="Arial"/>
          <w:noProof/>
          <w:sz w:val="20"/>
          <w:szCs w:val="20"/>
        </w:rPr>
        <w:drawing>
          <wp:inline distT="0" distB="0" distL="0" distR="0" wp14:anchorId="73D677F8" wp14:editId="35EAFE9A">
            <wp:extent cx="4492286" cy="3638550"/>
            <wp:effectExtent l="19050" t="19050" r="22860" b="190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99995" cy="3644794"/>
                    </a:xfrm>
                    <a:prstGeom prst="rect">
                      <a:avLst/>
                    </a:prstGeom>
                    <a:ln>
                      <a:solidFill>
                        <a:schemeClr val="tx1"/>
                      </a:solidFill>
                    </a:ln>
                  </pic:spPr>
                </pic:pic>
              </a:graphicData>
            </a:graphic>
          </wp:inline>
        </w:drawing>
      </w:r>
      <w:commentRangeEnd w:id="190"/>
      <w:r w:rsidR="00124411">
        <w:rPr>
          <w:rStyle w:val="CommentReference"/>
        </w:rPr>
        <w:commentReference w:id="190"/>
      </w:r>
    </w:p>
    <w:p w14:paraId="674F28D3" w14:textId="0B601D9E" w:rsidR="00871C56" w:rsidRPr="000B5C1E" w:rsidRDefault="00871C56" w:rsidP="001B2EE2">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3A565010" w14:textId="77777777" w:rsidR="00871C56" w:rsidRDefault="00871C56" w:rsidP="001B2EE2">
      <w:pPr>
        <w:spacing w:line="360" w:lineRule="auto"/>
        <w:jc w:val="center"/>
        <w:rPr>
          <w:rFonts w:ascii="Arial" w:hAnsi="Arial" w:cs="Arial"/>
        </w:rPr>
      </w:pPr>
    </w:p>
    <w:p w14:paraId="53562717" w14:textId="77777777" w:rsidR="00A24701" w:rsidRDefault="00A24701" w:rsidP="001B2EE2">
      <w:pPr>
        <w:spacing w:line="360" w:lineRule="auto"/>
        <w:ind w:firstLine="708"/>
        <w:jc w:val="center"/>
        <w:rPr>
          <w:rFonts w:ascii="Arial" w:hAnsi="Arial" w:cs="Arial"/>
          <w:sz w:val="20"/>
          <w:szCs w:val="20"/>
        </w:rPr>
      </w:pPr>
    </w:p>
    <w:p w14:paraId="7D9DABFF" w14:textId="77777777" w:rsidR="00A24701" w:rsidRDefault="00A24701" w:rsidP="001B2EE2">
      <w:pPr>
        <w:spacing w:line="360" w:lineRule="auto"/>
        <w:ind w:firstLine="708"/>
        <w:jc w:val="center"/>
        <w:rPr>
          <w:rFonts w:ascii="Arial" w:hAnsi="Arial" w:cs="Arial"/>
          <w:sz w:val="20"/>
          <w:szCs w:val="20"/>
        </w:rPr>
      </w:pPr>
    </w:p>
    <w:p w14:paraId="3393CDC1" w14:textId="77777777" w:rsidR="00A24701" w:rsidRDefault="00A24701" w:rsidP="001B2EE2">
      <w:pPr>
        <w:spacing w:line="360" w:lineRule="auto"/>
        <w:ind w:firstLine="708"/>
        <w:jc w:val="center"/>
        <w:rPr>
          <w:rFonts w:ascii="Arial" w:hAnsi="Arial" w:cs="Arial"/>
          <w:sz w:val="20"/>
          <w:szCs w:val="20"/>
        </w:rPr>
      </w:pPr>
    </w:p>
    <w:p w14:paraId="39E4AC23" w14:textId="77777777" w:rsidR="00A24701" w:rsidRDefault="00A24701" w:rsidP="001B2EE2">
      <w:pPr>
        <w:spacing w:line="360" w:lineRule="auto"/>
        <w:ind w:firstLine="708"/>
        <w:jc w:val="center"/>
        <w:rPr>
          <w:rFonts w:ascii="Arial" w:hAnsi="Arial" w:cs="Arial"/>
          <w:sz w:val="20"/>
          <w:szCs w:val="20"/>
        </w:rPr>
      </w:pPr>
    </w:p>
    <w:p w14:paraId="3A534E33" w14:textId="77777777" w:rsidR="00A24701" w:rsidRDefault="00A24701" w:rsidP="001B2EE2">
      <w:pPr>
        <w:spacing w:line="360" w:lineRule="auto"/>
        <w:ind w:firstLine="708"/>
        <w:jc w:val="center"/>
        <w:rPr>
          <w:rFonts w:ascii="Arial" w:hAnsi="Arial" w:cs="Arial"/>
          <w:sz w:val="20"/>
          <w:szCs w:val="20"/>
        </w:rPr>
      </w:pPr>
    </w:p>
    <w:p w14:paraId="7A9807CF" w14:textId="77777777" w:rsidR="00A24701" w:rsidRDefault="00A24701" w:rsidP="001B2EE2">
      <w:pPr>
        <w:spacing w:line="360" w:lineRule="auto"/>
        <w:ind w:firstLine="708"/>
        <w:jc w:val="center"/>
        <w:rPr>
          <w:rFonts w:ascii="Arial" w:hAnsi="Arial" w:cs="Arial"/>
          <w:sz w:val="20"/>
          <w:szCs w:val="20"/>
        </w:rPr>
      </w:pPr>
    </w:p>
    <w:p w14:paraId="1E4AAD06" w14:textId="1803BB8C" w:rsidR="005C1855" w:rsidRPr="00A71E06" w:rsidRDefault="005C1855" w:rsidP="001B2EE2">
      <w:pPr>
        <w:spacing w:line="360" w:lineRule="auto"/>
        <w:ind w:firstLine="708"/>
        <w:jc w:val="center"/>
        <w:rPr>
          <w:rFonts w:ascii="Arial" w:hAnsi="Arial" w:cs="Arial"/>
          <w:sz w:val="20"/>
          <w:szCs w:val="20"/>
        </w:rPr>
      </w:pPr>
      <w:r w:rsidRPr="00A71E06">
        <w:rPr>
          <w:rFonts w:ascii="Arial" w:hAnsi="Arial" w:cs="Arial"/>
          <w:sz w:val="20"/>
          <w:szCs w:val="20"/>
        </w:rPr>
        <w:lastRenderedPageBreak/>
        <w:t xml:space="preserve">Figura </w:t>
      </w:r>
      <w:r w:rsidRPr="00A71E06">
        <w:rPr>
          <w:rFonts w:ascii="Arial" w:hAnsi="Arial" w:cs="Arial"/>
          <w:sz w:val="20"/>
          <w:szCs w:val="20"/>
        </w:rPr>
        <w:fldChar w:fldCharType="begin"/>
      </w:r>
      <w:r w:rsidRPr="00A71E06">
        <w:rPr>
          <w:rFonts w:ascii="Arial" w:hAnsi="Arial" w:cs="Arial"/>
          <w:sz w:val="20"/>
          <w:szCs w:val="20"/>
        </w:rPr>
        <w:instrText xml:space="preserve"> SEQ Figura \* ARABIC </w:instrText>
      </w:r>
      <w:r w:rsidRPr="00A71E06">
        <w:rPr>
          <w:rFonts w:ascii="Arial" w:hAnsi="Arial" w:cs="Arial"/>
          <w:sz w:val="20"/>
          <w:szCs w:val="20"/>
        </w:rPr>
        <w:fldChar w:fldCharType="separate"/>
      </w:r>
      <w:r w:rsidR="00B50B13">
        <w:rPr>
          <w:rFonts w:ascii="Arial" w:hAnsi="Arial" w:cs="Arial"/>
          <w:noProof/>
          <w:sz w:val="20"/>
          <w:szCs w:val="20"/>
        </w:rPr>
        <w:t>18</w:t>
      </w:r>
      <w:r w:rsidRPr="00A71E06">
        <w:rPr>
          <w:rFonts w:ascii="Arial" w:hAnsi="Arial" w:cs="Arial"/>
          <w:sz w:val="20"/>
          <w:szCs w:val="20"/>
        </w:rPr>
        <w:fldChar w:fldCharType="end"/>
      </w:r>
    </w:p>
    <w:p w14:paraId="1B192CCC" w14:textId="2968DE3C" w:rsidR="005C1855" w:rsidRDefault="005C1855" w:rsidP="001B2EE2">
      <w:pPr>
        <w:spacing w:line="360" w:lineRule="auto"/>
        <w:jc w:val="center"/>
        <w:rPr>
          <w:rFonts w:ascii="Arial" w:hAnsi="Arial" w:cs="Arial"/>
        </w:rPr>
      </w:pPr>
      <w:r>
        <w:rPr>
          <w:rFonts w:ascii="Arial" w:hAnsi="Arial" w:cs="Arial"/>
          <w:noProof/>
        </w:rPr>
        <w:drawing>
          <wp:inline distT="0" distB="0" distL="0" distR="0" wp14:anchorId="37225C5E" wp14:editId="7DD7E147">
            <wp:extent cx="3816985" cy="3091587"/>
            <wp:effectExtent l="19050" t="19050" r="12065" b="139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19826" cy="3093888"/>
                    </a:xfrm>
                    <a:prstGeom prst="rect">
                      <a:avLst/>
                    </a:prstGeom>
                    <a:ln>
                      <a:solidFill>
                        <a:schemeClr val="tx1"/>
                      </a:solidFill>
                    </a:ln>
                  </pic:spPr>
                </pic:pic>
              </a:graphicData>
            </a:graphic>
          </wp:inline>
        </w:drawing>
      </w:r>
    </w:p>
    <w:p w14:paraId="49F3E9FA" w14:textId="09B89B70" w:rsidR="005C1855" w:rsidRPr="00A71E06" w:rsidRDefault="005C1855" w:rsidP="001B2EE2">
      <w:pPr>
        <w:spacing w:line="360" w:lineRule="auto"/>
        <w:jc w:val="center"/>
        <w:rPr>
          <w:rFonts w:ascii="Arial" w:hAnsi="Arial" w:cs="Arial"/>
          <w:sz w:val="20"/>
          <w:szCs w:val="20"/>
        </w:rPr>
      </w:pPr>
      <w:r w:rsidRPr="00A71E06">
        <w:rPr>
          <w:rFonts w:ascii="Arial" w:hAnsi="Arial" w:cs="Arial"/>
          <w:sz w:val="20"/>
          <w:szCs w:val="20"/>
        </w:rPr>
        <w:t>Fonte: Autor</w:t>
      </w:r>
    </w:p>
    <w:p w14:paraId="4E1EF65B" w14:textId="77777777" w:rsidR="00567DD5" w:rsidRPr="006D0FA3" w:rsidRDefault="00567DD5" w:rsidP="001B2EE2">
      <w:pPr>
        <w:spacing w:line="360" w:lineRule="auto"/>
        <w:jc w:val="both"/>
        <w:rPr>
          <w:rFonts w:ascii="Arial" w:hAnsi="Arial" w:cs="Arial"/>
        </w:rPr>
      </w:pPr>
    </w:p>
    <w:p w14:paraId="35E81B70" w14:textId="25F198AF" w:rsidR="00A473F8" w:rsidRDefault="00E13FA0" w:rsidP="001B2EE2">
      <w:pPr>
        <w:spacing w:line="360" w:lineRule="auto"/>
        <w:ind w:firstLine="708"/>
        <w:jc w:val="both"/>
        <w:rPr>
          <w:rFonts w:ascii="Arial" w:hAnsi="Arial" w:cs="Arial"/>
        </w:rPr>
      </w:pPr>
      <w:r>
        <w:rPr>
          <w:rFonts w:ascii="Arial" w:hAnsi="Arial" w:cs="Arial"/>
        </w:rPr>
        <w:t xml:space="preserve">O </w:t>
      </w:r>
      <w:r w:rsidR="00FC47D5">
        <w:rPr>
          <w:rFonts w:ascii="Arial" w:hAnsi="Arial" w:cs="Arial"/>
        </w:rPr>
        <w:t>nível de confiança escolhido para construir o intervalo foi de 95%</w:t>
      </w:r>
      <w:r w:rsidR="009C6EA2">
        <w:rPr>
          <w:rFonts w:ascii="Arial" w:hAnsi="Arial" w:cs="Arial"/>
        </w:rPr>
        <w:t xml:space="preserve">. Dessa forma, obteve-se </w:t>
      </w:r>
      <w:r w:rsidR="00F029FF">
        <w:rPr>
          <w:rFonts w:ascii="Arial" w:hAnsi="Arial" w:cs="Arial"/>
        </w:rPr>
        <w:t>os seguintes intervalos com seus limites definidos</w:t>
      </w:r>
      <w:r w:rsidR="00CF796E">
        <w:rPr>
          <w:rFonts w:ascii="Arial" w:hAnsi="Arial" w:cs="Arial"/>
        </w:rPr>
        <w:t>:</w:t>
      </w:r>
    </w:p>
    <w:p w14:paraId="46FB92A0" w14:textId="77777777" w:rsidR="00CF796E" w:rsidRDefault="00CF796E" w:rsidP="001B2EE2">
      <w:pPr>
        <w:spacing w:line="360" w:lineRule="auto"/>
        <w:jc w:val="both"/>
        <w:rPr>
          <w:rFonts w:ascii="Arial" w:hAnsi="Arial" w:cs="Arial"/>
        </w:rPr>
      </w:pPr>
    </w:p>
    <w:p w14:paraId="1D1C8F09" w14:textId="5DA6BE43" w:rsidR="00726CB6" w:rsidRPr="00ED36E4" w:rsidRDefault="00726CB6" w:rsidP="001B2EE2">
      <w:pPr>
        <w:spacing w:line="360" w:lineRule="auto"/>
        <w:jc w:val="center"/>
        <w:rPr>
          <w:rFonts w:ascii="Arial" w:hAnsi="Arial" w:cs="Arial"/>
          <w:sz w:val="20"/>
          <w:szCs w:val="20"/>
          <w:lang w:val="en-US"/>
        </w:rPr>
      </w:pPr>
      <w:proofErr w:type="spellStart"/>
      <w:r w:rsidRPr="00ED36E4">
        <w:rPr>
          <w:rFonts w:ascii="Arial" w:hAnsi="Arial" w:cs="Arial"/>
          <w:sz w:val="20"/>
          <w:szCs w:val="20"/>
          <w:lang w:val="en-US"/>
        </w:rPr>
        <w:t>Figura</w:t>
      </w:r>
      <w:proofErr w:type="spellEnd"/>
      <w:r w:rsidRPr="00ED36E4">
        <w:rPr>
          <w:rFonts w:ascii="Arial" w:hAnsi="Arial" w:cs="Arial"/>
          <w:sz w:val="20"/>
          <w:szCs w:val="20"/>
          <w:lang w:val="en-US"/>
        </w:rPr>
        <w:t xml:space="preserve"> </w:t>
      </w:r>
      <w:r w:rsidRPr="00A71E06">
        <w:rPr>
          <w:rFonts w:ascii="Arial" w:hAnsi="Arial" w:cs="Arial"/>
          <w:sz w:val="20"/>
          <w:szCs w:val="20"/>
        </w:rPr>
        <w:fldChar w:fldCharType="begin"/>
      </w:r>
      <w:r w:rsidRPr="00ED36E4">
        <w:rPr>
          <w:rFonts w:ascii="Arial" w:hAnsi="Arial" w:cs="Arial"/>
          <w:sz w:val="20"/>
          <w:szCs w:val="20"/>
          <w:lang w:val="en-US"/>
        </w:rPr>
        <w:instrText xml:space="preserve"> SEQ Figura \* ARABIC </w:instrText>
      </w:r>
      <w:r w:rsidRPr="00A71E06">
        <w:rPr>
          <w:rFonts w:ascii="Arial" w:hAnsi="Arial" w:cs="Arial"/>
          <w:sz w:val="20"/>
          <w:szCs w:val="20"/>
        </w:rPr>
        <w:fldChar w:fldCharType="separate"/>
      </w:r>
      <w:r w:rsidR="00B50B13">
        <w:rPr>
          <w:rFonts w:ascii="Arial" w:hAnsi="Arial" w:cs="Arial"/>
          <w:noProof/>
          <w:sz w:val="20"/>
          <w:szCs w:val="20"/>
          <w:lang w:val="en-US"/>
        </w:rPr>
        <w:t>19</w:t>
      </w:r>
      <w:r w:rsidRPr="00A71E06">
        <w:rPr>
          <w:rFonts w:ascii="Arial" w:hAnsi="Arial" w:cs="Arial"/>
          <w:sz w:val="20"/>
          <w:szCs w:val="20"/>
        </w:rPr>
        <w:fldChar w:fldCharType="end"/>
      </w:r>
    </w:p>
    <w:p w14:paraId="19002267" w14:textId="000D4E2B" w:rsidR="00726CB6" w:rsidRDefault="00ED36E4" w:rsidP="001B2EE2">
      <w:pPr>
        <w:spacing w:line="360" w:lineRule="auto"/>
        <w:jc w:val="center"/>
        <w:rPr>
          <w:rFonts w:ascii="Arial" w:hAnsi="Arial" w:cs="Arial"/>
        </w:rPr>
      </w:pPr>
      <w:r>
        <w:rPr>
          <w:noProof/>
        </w:rPr>
        <w:drawing>
          <wp:inline distT="0" distB="0" distL="0" distR="0" wp14:anchorId="197C781A" wp14:editId="571844ED">
            <wp:extent cx="2828925" cy="2219325"/>
            <wp:effectExtent l="0" t="0" r="9525" b="9525"/>
            <wp:docPr id="19446873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87388" name="Picture 1" descr="A picture containing text, screenshot, font, number&#10;&#10;Description automatically generated"/>
                    <pic:cNvPicPr/>
                  </pic:nvPicPr>
                  <pic:blipFill>
                    <a:blip r:embed="rId43"/>
                    <a:stretch>
                      <a:fillRect/>
                    </a:stretch>
                  </pic:blipFill>
                  <pic:spPr>
                    <a:xfrm>
                      <a:off x="0" y="0"/>
                      <a:ext cx="2828925" cy="2219325"/>
                    </a:xfrm>
                    <a:prstGeom prst="rect">
                      <a:avLst/>
                    </a:prstGeom>
                  </pic:spPr>
                </pic:pic>
              </a:graphicData>
            </a:graphic>
          </wp:inline>
        </w:drawing>
      </w:r>
    </w:p>
    <w:p w14:paraId="64B226D4" w14:textId="1730E3EF" w:rsidR="00726CB6" w:rsidRPr="00A71E06" w:rsidRDefault="00726CB6" w:rsidP="001B2EE2">
      <w:pPr>
        <w:spacing w:line="360" w:lineRule="auto"/>
        <w:jc w:val="center"/>
        <w:rPr>
          <w:rFonts w:ascii="Arial" w:hAnsi="Arial" w:cs="Arial"/>
          <w:sz w:val="20"/>
          <w:szCs w:val="20"/>
        </w:rPr>
      </w:pPr>
      <w:r w:rsidRPr="00A71E06">
        <w:rPr>
          <w:rFonts w:ascii="Arial" w:hAnsi="Arial" w:cs="Arial"/>
          <w:sz w:val="20"/>
          <w:szCs w:val="20"/>
        </w:rPr>
        <w:t>Fonte: Autor</w:t>
      </w:r>
    </w:p>
    <w:p w14:paraId="7A8E967D" w14:textId="77777777" w:rsidR="000B5C1E" w:rsidRDefault="000B5C1E" w:rsidP="001B2EE2">
      <w:pPr>
        <w:spacing w:line="360" w:lineRule="auto"/>
        <w:jc w:val="center"/>
        <w:rPr>
          <w:rFonts w:ascii="Arial" w:hAnsi="Arial" w:cs="Arial"/>
        </w:rPr>
      </w:pPr>
    </w:p>
    <w:p w14:paraId="025AB3CD" w14:textId="14BBB340" w:rsidR="008E53AD" w:rsidRDefault="00973676" w:rsidP="001B2EE2">
      <w:pPr>
        <w:spacing w:line="360" w:lineRule="auto"/>
        <w:jc w:val="both"/>
        <w:rPr>
          <w:rFonts w:ascii="Arial" w:hAnsi="Arial" w:cs="Arial"/>
        </w:rPr>
      </w:pPr>
      <w:r>
        <w:rPr>
          <w:rFonts w:ascii="Arial" w:hAnsi="Arial" w:cs="Arial"/>
        </w:rPr>
        <w:tab/>
        <w:t>Analisando o</w:t>
      </w:r>
      <w:r w:rsidR="00F029FF">
        <w:rPr>
          <w:rFonts w:ascii="Arial" w:hAnsi="Arial" w:cs="Arial"/>
        </w:rPr>
        <w:t xml:space="preserve">s limites do intervalo </w:t>
      </w:r>
      <w:r w:rsidR="00322CF2">
        <w:rPr>
          <w:rFonts w:ascii="Arial" w:hAnsi="Arial" w:cs="Arial"/>
        </w:rPr>
        <w:t>de confianç</w:t>
      </w:r>
      <w:r>
        <w:rPr>
          <w:rFonts w:ascii="Arial" w:hAnsi="Arial" w:cs="Arial"/>
        </w:rPr>
        <w:t>a percentílico</w:t>
      </w:r>
      <w:r w:rsidR="00E137A9">
        <w:rPr>
          <w:rFonts w:ascii="Arial" w:hAnsi="Arial" w:cs="Arial"/>
        </w:rPr>
        <w:t>, pode-se notar que para o modelo construído, todos os coeficientes perman</w:t>
      </w:r>
      <w:r w:rsidR="00322CF2">
        <w:rPr>
          <w:rFonts w:ascii="Arial" w:hAnsi="Arial" w:cs="Arial"/>
        </w:rPr>
        <w:t>eceram dentro dos intervalos</w:t>
      </w:r>
      <w:r w:rsidR="00E137A9">
        <w:rPr>
          <w:rFonts w:ascii="Arial" w:hAnsi="Arial" w:cs="Arial"/>
        </w:rPr>
        <w:t>. Dessa forma, é possível afirma</w:t>
      </w:r>
      <w:r w:rsidR="00322CF2">
        <w:rPr>
          <w:rFonts w:ascii="Arial" w:hAnsi="Arial" w:cs="Arial"/>
        </w:rPr>
        <w:t xml:space="preserve">r que </w:t>
      </w:r>
      <w:r w:rsidR="0018774D">
        <w:rPr>
          <w:rFonts w:ascii="Arial" w:hAnsi="Arial" w:cs="Arial"/>
        </w:rPr>
        <w:t xml:space="preserve">a um nível de significância de </w:t>
      </w:r>
      <w:r w:rsidR="0018774D">
        <w:rPr>
          <w:rFonts w:ascii="Arial" w:hAnsi="Arial" w:cs="Arial"/>
        </w:rPr>
        <w:lastRenderedPageBreak/>
        <w:t xml:space="preserve">95%, </w:t>
      </w:r>
      <w:r w:rsidR="009C5B6E">
        <w:rPr>
          <w:rFonts w:ascii="Arial" w:hAnsi="Arial" w:cs="Arial"/>
        </w:rPr>
        <w:t>as soluções encontradas para</w:t>
      </w:r>
      <w:r w:rsidR="0018774D">
        <w:rPr>
          <w:rFonts w:ascii="Arial" w:hAnsi="Arial" w:cs="Arial"/>
        </w:rPr>
        <w:t xml:space="preserve"> modelo </w:t>
      </w:r>
      <w:r w:rsidR="009C5B6E">
        <w:rPr>
          <w:rFonts w:ascii="Arial" w:hAnsi="Arial" w:cs="Arial"/>
        </w:rPr>
        <w:t xml:space="preserve">de programação linear completo são representativas. </w:t>
      </w:r>
      <w:r w:rsidR="008E53AD">
        <w:rPr>
          <w:rFonts w:ascii="Arial" w:hAnsi="Arial" w:cs="Arial"/>
        </w:rPr>
        <w:br w:type="page"/>
      </w:r>
    </w:p>
    <w:p w14:paraId="7832E855" w14:textId="67820730" w:rsidR="009E0466" w:rsidRPr="009E0466" w:rsidRDefault="009E0466" w:rsidP="00A71E06">
      <w:pPr>
        <w:spacing w:line="360" w:lineRule="auto"/>
        <w:jc w:val="both"/>
        <w:rPr>
          <w:rFonts w:ascii="Arial" w:hAnsi="Arial" w:cs="Arial"/>
          <w:b/>
          <w:bCs/>
        </w:rPr>
      </w:pPr>
      <w:r>
        <w:rPr>
          <w:rFonts w:ascii="Arial" w:hAnsi="Arial" w:cs="Arial"/>
          <w:b/>
          <w:bCs/>
        </w:rPr>
        <w:lastRenderedPageBreak/>
        <w:t>5. Conclusão</w:t>
      </w:r>
    </w:p>
    <w:p w14:paraId="78FB542F" w14:textId="77777777" w:rsidR="002422F7" w:rsidRDefault="002422F7" w:rsidP="00BD61B6">
      <w:pPr>
        <w:spacing w:line="360" w:lineRule="auto"/>
        <w:jc w:val="both"/>
        <w:rPr>
          <w:rFonts w:ascii="Arial" w:hAnsi="Arial" w:cs="Arial"/>
        </w:rPr>
      </w:pPr>
    </w:p>
    <w:p w14:paraId="00C52A5B" w14:textId="590E6B50" w:rsidR="00F14C62" w:rsidRDefault="00064247" w:rsidP="00BD61B6">
      <w:pPr>
        <w:spacing w:line="360" w:lineRule="auto"/>
        <w:jc w:val="both"/>
        <w:rPr>
          <w:rFonts w:ascii="Arial" w:hAnsi="Arial" w:cs="Arial"/>
        </w:rPr>
      </w:pPr>
      <w:r>
        <w:rPr>
          <w:rFonts w:ascii="Arial" w:hAnsi="Arial" w:cs="Arial"/>
        </w:rPr>
        <w:tab/>
      </w:r>
      <w:r w:rsidR="00E724B9">
        <w:rPr>
          <w:rFonts w:ascii="Arial" w:hAnsi="Arial" w:cs="Arial"/>
        </w:rPr>
        <w:t xml:space="preserve">O presente trabalho buscou explorar as propriedades e </w:t>
      </w:r>
      <w:r w:rsidR="006D6B8E">
        <w:rPr>
          <w:rFonts w:ascii="Arial" w:hAnsi="Arial" w:cs="Arial"/>
        </w:rPr>
        <w:t>características dos</w:t>
      </w:r>
      <w:r w:rsidR="00E724B9">
        <w:rPr>
          <w:rFonts w:ascii="Arial" w:hAnsi="Arial" w:cs="Arial"/>
        </w:rPr>
        <w:t xml:space="preserve"> métodos de regressão e programação </w:t>
      </w:r>
      <w:r w:rsidR="0008254C">
        <w:rPr>
          <w:rFonts w:ascii="Arial" w:hAnsi="Arial" w:cs="Arial"/>
        </w:rPr>
        <w:t xml:space="preserve">linear para </w:t>
      </w:r>
      <w:r w:rsidR="00AC379D">
        <w:rPr>
          <w:rFonts w:ascii="Arial" w:hAnsi="Arial" w:cs="Arial"/>
        </w:rPr>
        <w:t>analisar a correlação entre os custos operacionais (PMSO) das concessionárias de energia elétrica atuante</w:t>
      </w:r>
      <w:r w:rsidR="00B71C8A">
        <w:rPr>
          <w:rFonts w:ascii="Arial" w:hAnsi="Arial" w:cs="Arial"/>
        </w:rPr>
        <w:t>s no SEB e seus principais direcionadores. Dada a importância d</w:t>
      </w:r>
      <w:r w:rsidR="00015EB0">
        <w:rPr>
          <w:rFonts w:ascii="Arial" w:hAnsi="Arial" w:cs="Arial"/>
        </w:rPr>
        <w:t>e tal estudo no contexto da RAP,</w:t>
      </w:r>
      <w:r w:rsidR="001D1699">
        <w:rPr>
          <w:rFonts w:ascii="Arial" w:hAnsi="Arial" w:cs="Arial"/>
        </w:rPr>
        <w:t xml:space="preserve"> foi importante destacar a utilização de técnicas as quais </w:t>
      </w:r>
      <w:r w:rsidR="00176B83">
        <w:rPr>
          <w:rFonts w:ascii="Arial" w:hAnsi="Arial" w:cs="Arial"/>
        </w:rPr>
        <w:t xml:space="preserve">respeitavam as restrições operacionais nos quais </w:t>
      </w:r>
      <w:r w:rsidR="00D227ED">
        <w:rPr>
          <w:rFonts w:ascii="Arial" w:hAnsi="Arial" w:cs="Arial"/>
        </w:rPr>
        <w:t>os operadores</w:t>
      </w:r>
      <w:r w:rsidR="00585669">
        <w:rPr>
          <w:rFonts w:ascii="Arial" w:hAnsi="Arial" w:cs="Arial"/>
        </w:rPr>
        <w:t xml:space="preserve"> estão </w:t>
      </w:r>
      <w:r w:rsidR="00D227ED">
        <w:rPr>
          <w:rFonts w:ascii="Arial" w:hAnsi="Arial" w:cs="Arial"/>
        </w:rPr>
        <w:t>envolvidos</w:t>
      </w:r>
      <w:r w:rsidR="00F14C62">
        <w:rPr>
          <w:rFonts w:ascii="Arial" w:hAnsi="Arial" w:cs="Arial"/>
        </w:rPr>
        <w:t>.</w:t>
      </w:r>
    </w:p>
    <w:p w14:paraId="18833D0A" w14:textId="0622EBB5" w:rsidR="00A963A4" w:rsidRDefault="00585669" w:rsidP="00BD61B6">
      <w:pPr>
        <w:spacing w:line="360" w:lineRule="auto"/>
        <w:ind w:firstLine="708"/>
        <w:jc w:val="both"/>
        <w:rPr>
          <w:rFonts w:ascii="Arial" w:hAnsi="Arial" w:cs="Arial"/>
        </w:rPr>
      </w:pPr>
      <w:r>
        <w:rPr>
          <w:rFonts w:ascii="Arial" w:hAnsi="Arial" w:cs="Arial"/>
        </w:rPr>
        <w:t xml:space="preserve"> </w:t>
      </w:r>
      <w:r w:rsidR="00F14C62">
        <w:rPr>
          <w:rFonts w:ascii="Arial" w:hAnsi="Arial" w:cs="Arial"/>
        </w:rPr>
        <w:t>Os</w:t>
      </w:r>
      <w:r>
        <w:rPr>
          <w:rFonts w:ascii="Arial" w:hAnsi="Arial" w:cs="Arial"/>
        </w:rPr>
        <w:t xml:space="preserve"> </w:t>
      </w:r>
      <w:r w:rsidR="008A16CE">
        <w:rPr>
          <w:rFonts w:ascii="Arial" w:hAnsi="Arial" w:cs="Arial"/>
        </w:rPr>
        <w:t xml:space="preserve">direcionadores aqui descritos, sejam eles ativos físicos ou demais equipamentos, </w:t>
      </w:r>
      <w:r w:rsidR="00DA77F3">
        <w:rPr>
          <w:rFonts w:ascii="Arial" w:hAnsi="Arial" w:cs="Arial"/>
        </w:rPr>
        <w:t>apenas agregam custos ao resultado financeiro das concessionárias</w:t>
      </w:r>
      <w:r w:rsidR="008A16CE">
        <w:rPr>
          <w:rFonts w:ascii="Arial" w:hAnsi="Arial" w:cs="Arial"/>
        </w:rPr>
        <w:t>.</w:t>
      </w:r>
      <w:r w:rsidR="00D227ED">
        <w:rPr>
          <w:rFonts w:ascii="Arial" w:hAnsi="Arial" w:cs="Arial"/>
        </w:rPr>
        <w:t xml:space="preserve"> Dessa forma s</w:t>
      </w:r>
      <w:r w:rsidR="00DA77F3">
        <w:rPr>
          <w:rFonts w:ascii="Arial" w:hAnsi="Arial" w:cs="Arial"/>
        </w:rPr>
        <w:t xml:space="preserve">eria </w:t>
      </w:r>
      <w:r w:rsidR="00D227ED">
        <w:rPr>
          <w:rFonts w:ascii="Arial" w:hAnsi="Arial" w:cs="Arial"/>
        </w:rPr>
        <w:t>contraintuitivo</w:t>
      </w:r>
      <w:r w:rsidR="00F14C62">
        <w:rPr>
          <w:rFonts w:ascii="Arial" w:hAnsi="Arial" w:cs="Arial"/>
        </w:rPr>
        <w:t xml:space="preserve"> ou mesmo ilógico utilizar de modelos para estimação de</w:t>
      </w:r>
      <w:r w:rsidR="00D227ED">
        <w:rPr>
          <w:rFonts w:ascii="Arial" w:hAnsi="Arial" w:cs="Arial"/>
        </w:rPr>
        <w:t xml:space="preserve"> custo que não obedecessem </w:t>
      </w:r>
      <w:r w:rsidR="00262EB4">
        <w:rPr>
          <w:rFonts w:ascii="Arial" w:hAnsi="Arial" w:cs="Arial"/>
        </w:rPr>
        <w:t>a natureza financeira e operacional de todo o sistema.</w:t>
      </w:r>
    </w:p>
    <w:p w14:paraId="78D3D1DA" w14:textId="1E11C07F" w:rsidR="008604C6" w:rsidRDefault="00BD1C22" w:rsidP="00BD61B6">
      <w:pPr>
        <w:spacing w:line="360" w:lineRule="auto"/>
        <w:ind w:firstLine="708"/>
        <w:jc w:val="both"/>
        <w:rPr>
          <w:rFonts w:ascii="Arial" w:hAnsi="Arial" w:cs="Arial"/>
        </w:rPr>
      </w:pPr>
      <w:r>
        <w:rPr>
          <w:rFonts w:ascii="Arial" w:hAnsi="Arial" w:cs="Arial"/>
        </w:rPr>
        <w:t xml:space="preserve">Para comparação dos resultados, </w:t>
      </w:r>
      <w:r w:rsidR="00E54A92">
        <w:rPr>
          <w:rFonts w:ascii="Arial" w:hAnsi="Arial" w:cs="Arial"/>
        </w:rPr>
        <w:t xml:space="preserve">foram considerados os modelos implementados com as técnicas de validação cruzada e leave-one-out na escala logarítmica para </w:t>
      </w:r>
      <w:r w:rsidR="00F72127">
        <w:rPr>
          <w:rFonts w:ascii="Arial" w:hAnsi="Arial" w:cs="Arial"/>
        </w:rPr>
        <w:t>atenuação das distorções presentes no banco de dados aqui descritas</w:t>
      </w:r>
      <w:r w:rsidR="00E54A92">
        <w:rPr>
          <w:rFonts w:ascii="Arial" w:hAnsi="Arial" w:cs="Arial"/>
        </w:rPr>
        <w:t xml:space="preserve">. </w:t>
      </w:r>
      <w:r w:rsidR="00F72127">
        <w:rPr>
          <w:rFonts w:ascii="Arial" w:hAnsi="Arial" w:cs="Arial"/>
        </w:rPr>
        <w:t>Dessa forma, n</w:t>
      </w:r>
      <w:r w:rsidR="00B732C5">
        <w:rPr>
          <w:rFonts w:ascii="Arial" w:hAnsi="Arial" w:cs="Arial"/>
        </w:rPr>
        <w:t>o estudo</w:t>
      </w:r>
      <w:r w:rsidR="00C50083">
        <w:rPr>
          <w:rFonts w:ascii="Arial" w:hAnsi="Arial" w:cs="Arial"/>
        </w:rPr>
        <w:t>,</w:t>
      </w:r>
      <w:r w:rsidR="00B732C5">
        <w:rPr>
          <w:rFonts w:ascii="Arial" w:hAnsi="Arial" w:cs="Arial"/>
        </w:rPr>
        <w:t xml:space="preserve"> foi possível explorar</w:t>
      </w:r>
      <w:r w:rsidR="00E40F43">
        <w:rPr>
          <w:rFonts w:ascii="Arial" w:hAnsi="Arial" w:cs="Arial"/>
        </w:rPr>
        <w:t xml:space="preserve"> os resultados</w:t>
      </w:r>
      <w:r w:rsidR="00B732C5">
        <w:rPr>
          <w:rFonts w:ascii="Arial" w:hAnsi="Arial" w:cs="Arial"/>
        </w:rPr>
        <w:t xml:space="preserve"> </w:t>
      </w:r>
      <w:r w:rsidR="00E40F43">
        <w:rPr>
          <w:rFonts w:ascii="Arial" w:hAnsi="Arial" w:cs="Arial"/>
        </w:rPr>
        <w:t>d</w:t>
      </w:r>
      <w:r w:rsidR="00B732C5">
        <w:rPr>
          <w:rFonts w:ascii="Arial" w:hAnsi="Arial" w:cs="Arial"/>
        </w:rPr>
        <w:t xml:space="preserve">os </w:t>
      </w:r>
      <w:r w:rsidR="009142A1">
        <w:rPr>
          <w:rFonts w:ascii="Arial" w:hAnsi="Arial" w:cs="Arial"/>
        </w:rPr>
        <w:t xml:space="preserve">ajustes de </w:t>
      </w:r>
      <w:r w:rsidR="00B732C5">
        <w:rPr>
          <w:rFonts w:ascii="Arial" w:hAnsi="Arial" w:cs="Arial"/>
        </w:rPr>
        <w:t>modelos de regressão linear</w:t>
      </w:r>
      <w:r w:rsidR="009142A1">
        <w:rPr>
          <w:rFonts w:ascii="Arial" w:hAnsi="Arial" w:cs="Arial"/>
        </w:rPr>
        <w:t xml:space="preserve"> e não-linear (modelo Gama) e de programação linear. Por </w:t>
      </w:r>
      <w:r w:rsidR="00C50083">
        <w:rPr>
          <w:rFonts w:ascii="Arial" w:hAnsi="Arial" w:cs="Arial"/>
        </w:rPr>
        <w:t>meio do software R, os modelos foram implementados e seus resultados colhidos.</w:t>
      </w:r>
      <w:r w:rsidR="00B27D26">
        <w:rPr>
          <w:rFonts w:ascii="Arial" w:hAnsi="Arial" w:cs="Arial"/>
        </w:rPr>
        <w:t xml:space="preserve"> Foi possível observar a inadequação do modelo de regressão linear multivariado, devido ao descumprimento </w:t>
      </w:r>
      <w:r w:rsidR="008604C6">
        <w:rPr>
          <w:rFonts w:ascii="Arial" w:hAnsi="Arial" w:cs="Arial"/>
        </w:rPr>
        <w:t xml:space="preserve">dos pressupostos do modelo e o não cumprimento </w:t>
      </w:r>
      <w:r w:rsidR="00A71E06">
        <w:rPr>
          <w:rFonts w:ascii="Arial" w:hAnsi="Arial" w:cs="Arial"/>
        </w:rPr>
        <w:t>da restrição operacional</w:t>
      </w:r>
      <w:r w:rsidR="008604C6">
        <w:rPr>
          <w:rFonts w:ascii="Arial" w:hAnsi="Arial" w:cs="Arial"/>
        </w:rPr>
        <w:t>.</w:t>
      </w:r>
    </w:p>
    <w:p w14:paraId="50BEE0D2" w14:textId="77777777" w:rsidR="007747E9" w:rsidRDefault="008604C6" w:rsidP="00BD61B6">
      <w:pPr>
        <w:spacing w:line="360" w:lineRule="auto"/>
        <w:ind w:firstLine="708"/>
        <w:jc w:val="both"/>
        <w:rPr>
          <w:rFonts w:ascii="Arial" w:hAnsi="Arial" w:cs="Arial"/>
        </w:rPr>
      </w:pPr>
      <w:r>
        <w:rPr>
          <w:rFonts w:ascii="Arial" w:hAnsi="Arial" w:cs="Arial"/>
        </w:rPr>
        <w:t xml:space="preserve">Os ajustes do modelo Gama </w:t>
      </w:r>
      <w:r w:rsidR="007747E9">
        <w:rPr>
          <w:rFonts w:ascii="Arial" w:hAnsi="Arial" w:cs="Arial"/>
        </w:rPr>
        <w:t>tiveram resultado razoável, sendo que a primeira abordagem violou a restrição operacional. A segunda abordagem mostrou certa adequação, mas com o problema da subdispersão, o modelo poderia não captar toda a variabilidade esperada dos dados.</w:t>
      </w:r>
    </w:p>
    <w:p w14:paraId="34950A21" w14:textId="40C31E97" w:rsidR="00896492" w:rsidRDefault="007747E9" w:rsidP="00B50B13">
      <w:pPr>
        <w:spacing w:line="360" w:lineRule="auto"/>
        <w:ind w:firstLine="708"/>
        <w:jc w:val="both"/>
        <w:rPr>
          <w:rFonts w:ascii="Arial" w:eastAsiaTheme="minorEastAsia" w:hAnsi="Arial" w:cs="Arial"/>
        </w:rPr>
      </w:pPr>
      <w:r>
        <w:rPr>
          <w:rFonts w:ascii="Arial" w:hAnsi="Arial" w:cs="Arial"/>
        </w:rPr>
        <w:t xml:space="preserve">Por fim, o modelo de programação linear teve resultado satisfatório, uma vez que seu projeto foi concebido desde o início para que a restrição operacional fosse respeitada. </w:t>
      </w:r>
      <w:r w:rsidR="007D4242">
        <w:rPr>
          <w:rFonts w:ascii="Arial" w:hAnsi="Arial" w:cs="Arial"/>
        </w:rPr>
        <w:t xml:space="preserve">Diante de tal fato, era preciso verificar a confiabilidade </w:t>
      </w:r>
      <w:r w:rsidR="000F5B04">
        <w:rPr>
          <w:rFonts w:ascii="Arial" w:hAnsi="Arial" w:cs="Arial"/>
        </w:rPr>
        <w:t>dos resultados do modelo, as simulações realizadas utilizando a técnica Bootstrap, mostraram que o modelo linear completo</w:t>
      </w:r>
      <w:r w:rsidR="002614B9">
        <w:rPr>
          <w:rFonts w:ascii="Arial" w:hAnsi="Arial" w:cs="Arial"/>
        </w:rPr>
        <w:t xml:space="preserve">, com 95% de confiança, </w:t>
      </w:r>
      <w:r w:rsidR="00FD45C1">
        <w:rPr>
          <w:rFonts w:ascii="Arial" w:hAnsi="Arial" w:cs="Arial"/>
        </w:rPr>
        <w:t xml:space="preserve">possui resultados robustos, relevantes e com boa capacidade de predição, conforme </w:t>
      </w:r>
      <w:r w:rsidR="00FD45C1">
        <w:rPr>
          <w:rFonts w:ascii="Arial" w:hAnsi="Arial" w:cs="Arial"/>
        </w:rPr>
        <w:lastRenderedPageBreak/>
        <w:t xml:space="preserve">mostra tabela abaixo, com o comparativo do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5E22B7">
        <w:rPr>
          <w:rFonts w:ascii="Arial" w:eastAsiaTheme="minorEastAsia" w:hAnsi="Arial" w:cs="Arial"/>
        </w:rPr>
        <w:t xml:space="preserve"> de cada modelo abordado.</w:t>
      </w:r>
      <w:commentRangeStart w:id="191"/>
      <w:commentRangeEnd w:id="191"/>
      <w:r w:rsidR="00730128" w:rsidRPr="00896492">
        <w:rPr>
          <w:rStyle w:val="CommentReference"/>
          <w:rFonts w:ascii="Arial" w:hAnsi="Arial" w:cs="Arial"/>
          <w:sz w:val="20"/>
          <w:szCs w:val="20"/>
        </w:rPr>
        <w:commentReference w:id="191"/>
      </w:r>
    </w:p>
    <w:p w14:paraId="067A7F4E" w14:textId="77777777" w:rsidR="00B50B13" w:rsidRDefault="00B50B13" w:rsidP="00B50B13">
      <w:pPr>
        <w:spacing w:line="360" w:lineRule="auto"/>
        <w:ind w:firstLine="708"/>
        <w:jc w:val="both"/>
        <w:rPr>
          <w:rFonts w:ascii="Arial" w:eastAsiaTheme="minorEastAsia" w:hAnsi="Arial" w:cs="Arial"/>
        </w:rPr>
      </w:pPr>
    </w:p>
    <w:p w14:paraId="20E6B1C5" w14:textId="02CA428A" w:rsidR="00B50B13" w:rsidRPr="00B50B13" w:rsidRDefault="00B50B13" w:rsidP="00B50B13">
      <w:pPr>
        <w:pStyle w:val="Caption"/>
        <w:keepNext/>
        <w:spacing w:after="0" w:line="360" w:lineRule="auto"/>
        <w:jc w:val="center"/>
        <w:rPr>
          <w:rFonts w:ascii="Arial" w:hAnsi="Arial" w:cs="Arial"/>
          <w:i w:val="0"/>
          <w:iCs w:val="0"/>
          <w:color w:val="000000" w:themeColor="text1"/>
          <w:sz w:val="20"/>
          <w:szCs w:val="20"/>
        </w:rPr>
      </w:pPr>
      <w:r w:rsidRPr="00B50B13">
        <w:rPr>
          <w:rFonts w:ascii="Arial" w:hAnsi="Arial" w:cs="Arial"/>
          <w:i w:val="0"/>
          <w:iCs w:val="0"/>
          <w:color w:val="000000" w:themeColor="text1"/>
          <w:sz w:val="20"/>
          <w:szCs w:val="20"/>
        </w:rPr>
        <w:t xml:space="preserve">Figura </w:t>
      </w:r>
      <w:r w:rsidRPr="00B50B13">
        <w:rPr>
          <w:rFonts w:ascii="Arial" w:hAnsi="Arial" w:cs="Arial"/>
          <w:i w:val="0"/>
          <w:iCs w:val="0"/>
          <w:color w:val="000000" w:themeColor="text1"/>
          <w:sz w:val="20"/>
          <w:szCs w:val="20"/>
        </w:rPr>
        <w:fldChar w:fldCharType="begin"/>
      </w:r>
      <w:r w:rsidRPr="00B50B13">
        <w:rPr>
          <w:rFonts w:ascii="Arial" w:hAnsi="Arial" w:cs="Arial"/>
          <w:i w:val="0"/>
          <w:iCs w:val="0"/>
          <w:color w:val="000000" w:themeColor="text1"/>
          <w:sz w:val="20"/>
          <w:szCs w:val="20"/>
        </w:rPr>
        <w:instrText xml:space="preserve"> SEQ Figura \* ARABIC </w:instrText>
      </w:r>
      <w:r w:rsidRPr="00B50B13">
        <w:rPr>
          <w:rFonts w:ascii="Arial" w:hAnsi="Arial" w:cs="Arial"/>
          <w:i w:val="0"/>
          <w:iCs w:val="0"/>
          <w:color w:val="000000" w:themeColor="text1"/>
          <w:sz w:val="20"/>
          <w:szCs w:val="20"/>
        </w:rPr>
        <w:fldChar w:fldCharType="separate"/>
      </w:r>
      <w:r w:rsidRPr="00B50B13">
        <w:rPr>
          <w:rFonts w:ascii="Arial" w:hAnsi="Arial" w:cs="Arial"/>
          <w:i w:val="0"/>
          <w:iCs w:val="0"/>
          <w:noProof/>
          <w:color w:val="000000" w:themeColor="text1"/>
          <w:sz w:val="20"/>
          <w:szCs w:val="20"/>
        </w:rPr>
        <w:t>20</w:t>
      </w:r>
      <w:r w:rsidRPr="00B50B13">
        <w:rPr>
          <w:rFonts w:ascii="Arial" w:hAnsi="Arial" w:cs="Arial"/>
          <w:i w:val="0"/>
          <w:iCs w:val="0"/>
          <w:color w:val="000000" w:themeColor="text1"/>
          <w:sz w:val="20"/>
          <w:szCs w:val="20"/>
        </w:rPr>
        <w:fldChar w:fldCharType="end"/>
      </w:r>
    </w:p>
    <w:p w14:paraId="00D61CFE" w14:textId="78B2C868" w:rsidR="00B50B13" w:rsidRPr="00B50B13" w:rsidRDefault="00B50B13" w:rsidP="00B50B13">
      <w:pPr>
        <w:spacing w:line="360" w:lineRule="auto"/>
        <w:jc w:val="center"/>
        <w:rPr>
          <w:rFonts w:ascii="Arial" w:hAnsi="Arial" w:cs="Arial"/>
          <w:sz w:val="20"/>
          <w:szCs w:val="20"/>
        </w:rPr>
      </w:pPr>
      <w:r w:rsidRPr="00B50B13">
        <w:rPr>
          <w:rFonts w:ascii="Arial" w:hAnsi="Arial" w:cs="Arial"/>
          <w:noProof/>
          <w:sz w:val="20"/>
          <w:szCs w:val="20"/>
        </w:rPr>
        <w:drawing>
          <wp:inline distT="0" distB="0" distL="0" distR="0" wp14:anchorId="7DBF4519" wp14:editId="2DCAD216">
            <wp:extent cx="3181350" cy="1047750"/>
            <wp:effectExtent l="0" t="0" r="0" b="0"/>
            <wp:docPr id="162309047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90475" name="Picture 1" descr="A picture containing text, font, screenshot, line&#10;&#10;Description automatically generated"/>
                    <pic:cNvPicPr/>
                  </pic:nvPicPr>
                  <pic:blipFill>
                    <a:blip r:embed="rId44"/>
                    <a:stretch>
                      <a:fillRect/>
                    </a:stretch>
                  </pic:blipFill>
                  <pic:spPr>
                    <a:xfrm>
                      <a:off x="0" y="0"/>
                      <a:ext cx="3181350" cy="1047750"/>
                    </a:xfrm>
                    <a:prstGeom prst="rect">
                      <a:avLst/>
                    </a:prstGeom>
                  </pic:spPr>
                </pic:pic>
              </a:graphicData>
            </a:graphic>
          </wp:inline>
        </w:drawing>
      </w:r>
    </w:p>
    <w:p w14:paraId="4D9AAD0F" w14:textId="51125C3B" w:rsidR="00B50B13" w:rsidRPr="00B50B13" w:rsidRDefault="00B50B13" w:rsidP="00B50B13">
      <w:pPr>
        <w:spacing w:line="360" w:lineRule="auto"/>
        <w:jc w:val="center"/>
        <w:rPr>
          <w:rFonts w:ascii="Arial" w:hAnsi="Arial" w:cs="Arial"/>
          <w:sz w:val="20"/>
          <w:szCs w:val="20"/>
        </w:rPr>
      </w:pPr>
      <w:r w:rsidRPr="00B50B13">
        <w:rPr>
          <w:rFonts w:ascii="Arial" w:hAnsi="Arial" w:cs="Arial"/>
          <w:sz w:val="20"/>
          <w:szCs w:val="20"/>
        </w:rPr>
        <w:t>Fonte: Autor</w:t>
      </w:r>
    </w:p>
    <w:p w14:paraId="5B009055" w14:textId="77777777" w:rsidR="00B50B13" w:rsidRDefault="00B50B13" w:rsidP="00B50B13">
      <w:pPr>
        <w:spacing w:line="360" w:lineRule="auto"/>
        <w:jc w:val="center"/>
      </w:pPr>
    </w:p>
    <w:p w14:paraId="59213962" w14:textId="0A1C504A" w:rsidR="0013622A" w:rsidRDefault="00336E75" w:rsidP="00B50B13">
      <w:pPr>
        <w:spacing w:line="360" w:lineRule="auto"/>
        <w:ind w:firstLine="708"/>
        <w:jc w:val="both"/>
        <w:rPr>
          <w:rFonts w:ascii="Arial" w:hAnsi="Arial" w:cs="Arial"/>
        </w:rPr>
      </w:pPr>
      <w:r>
        <w:rPr>
          <w:rFonts w:ascii="Arial" w:hAnsi="Arial" w:cs="Arial"/>
        </w:rPr>
        <w:t xml:space="preserve">Verifica-se que a capacidade preditiva do modelo linear completo é semelhante </w:t>
      </w:r>
      <w:r w:rsidR="00A03823">
        <w:rPr>
          <w:rFonts w:ascii="Arial" w:hAnsi="Arial" w:cs="Arial"/>
        </w:rPr>
        <w:t>à obtida pel</w:t>
      </w:r>
      <w:r>
        <w:rPr>
          <w:rFonts w:ascii="Arial" w:hAnsi="Arial" w:cs="Arial"/>
        </w:rPr>
        <w:t>o ajuste produzido pela regressão multivariada</w:t>
      </w:r>
      <w:r w:rsidR="00A03823">
        <w:rPr>
          <w:rFonts w:ascii="Arial" w:hAnsi="Arial" w:cs="Arial"/>
        </w:rPr>
        <w:t xml:space="preserve">, com uma diferença </w:t>
      </w:r>
      <w:r w:rsidR="00126EB3">
        <w:rPr>
          <w:rFonts w:ascii="Arial" w:hAnsi="Arial" w:cs="Arial"/>
        </w:rPr>
        <w:t>próxima de 5%.</w:t>
      </w:r>
      <w:r w:rsidR="008C464D">
        <w:rPr>
          <w:rFonts w:ascii="Arial" w:hAnsi="Arial" w:cs="Arial"/>
        </w:rPr>
        <w:t xml:space="preserve"> É também o modelo com maior capacidade dos demais, </w:t>
      </w:r>
      <w:r w:rsidR="00157E75">
        <w:rPr>
          <w:rFonts w:ascii="Arial" w:hAnsi="Arial" w:cs="Arial"/>
        </w:rPr>
        <w:t xml:space="preserve">evidenciando que a formulação implementada </w:t>
      </w:r>
      <w:r w:rsidR="00996F80">
        <w:rPr>
          <w:rFonts w:ascii="Arial" w:hAnsi="Arial" w:cs="Arial"/>
        </w:rPr>
        <w:t>se mostrou adequada.</w:t>
      </w:r>
      <w:r w:rsidR="008923D2">
        <w:rPr>
          <w:rFonts w:ascii="Arial" w:hAnsi="Arial" w:cs="Arial"/>
        </w:rPr>
        <w:t xml:space="preserve"> Vale ressaltar que apenas quatro entre as nove variáveis mostraram significância quando aplicado o modelo linear, esse fato implica na redundância dos direcionadores de custo e um eventual comprometimento nas estimativas de eficiência apresentados pela </w:t>
      </w:r>
      <w:r w:rsidR="00A71E06">
        <w:rPr>
          <w:rFonts w:ascii="Arial" w:hAnsi="Arial" w:cs="Arial"/>
        </w:rPr>
        <w:t xml:space="preserve">reguladora, </w:t>
      </w:r>
      <w:r w:rsidR="00A71E06" w:rsidRPr="00C91449">
        <w:rPr>
          <w:rFonts w:ascii="Arial" w:hAnsi="Arial" w:cs="Arial"/>
        </w:rPr>
        <w:t>quando</w:t>
      </w:r>
      <w:r w:rsidR="008923D2">
        <w:rPr>
          <w:rFonts w:ascii="Arial" w:hAnsi="Arial" w:cs="Arial"/>
        </w:rPr>
        <w:t xml:space="preserve"> considerada a </w:t>
      </w:r>
      <w:r w:rsidR="008923D2" w:rsidRPr="00C91449">
        <w:rPr>
          <w:rFonts w:ascii="Arial" w:hAnsi="Arial" w:cs="Arial"/>
        </w:rPr>
        <w:t>metodologia atual de cálculo</w:t>
      </w:r>
      <w:r w:rsidR="008923D2">
        <w:rPr>
          <w:rFonts w:ascii="Arial" w:hAnsi="Arial" w:cs="Arial"/>
        </w:rPr>
        <w:t>.</w:t>
      </w:r>
    </w:p>
    <w:p w14:paraId="75DE9AA1" w14:textId="479DD702" w:rsidR="000737A3" w:rsidRPr="008923D2" w:rsidRDefault="00996F80" w:rsidP="00BD61B6">
      <w:pPr>
        <w:spacing w:line="360" w:lineRule="auto"/>
        <w:ind w:firstLine="708"/>
        <w:jc w:val="both"/>
        <w:rPr>
          <w:rFonts w:ascii="Arial" w:eastAsiaTheme="minorEastAsia" w:hAnsi="Arial" w:cs="Arial"/>
        </w:rPr>
      </w:pPr>
      <w:r>
        <w:rPr>
          <w:rFonts w:ascii="Arial" w:hAnsi="Arial" w:cs="Arial"/>
        </w:rPr>
        <w:t xml:space="preserve"> </w:t>
      </w:r>
      <w:r w:rsidRPr="00385F1D">
        <w:rPr>
          <w:rFonts w:ascii="Arial" w:hAnsi="Arial" w:cs="Arial"/>
          <w:highlight w:val="yellow"/>
          <w:rPrChange w:id="192" w:author="Marcelo COsta" w:date="2023-04-28T09:27:00Z">
            <w:rPr>
              <w:rFonts w:ascii="Arial" w:hAnsi="Arial" w:cs="Arial"/>
            </w:rPr>
          </w:rPrChange>
        </w:rPr>
        <w:t xml:space="preserve">Após os fatos aqui </w:t>
      </w:r>
      <w:r w:rsidR="008923D2" w:rsidRPr="00385F1D">
        <w:rPr>
          <w:rFonts w:ascii="Arial" w:hAnsi="Arial" w:cs="Arial"/>
          <w:highlight w:val="yellow"/>
          <w:rPrChange w:id="193" w:author="Marcelo COsta" w:date="2023-04-28T09:27:00Z">
            <w:rPr>
              <w:rFonts w:ascii="Arial" w:hAnsi="Arial" w:cs="Arial"/>
            </w:rPr>
          </w:rPrChange>
        </w:rPr>
        <w:t>apresentados</w:t>
      </w:r>
      <w:r w:rsidRPr="00385F1D">
        <w:rPr>
          <w:rFonts w:ascii="Arial" w:hAnsi="Arial" w:cs="Arial"/>
          <w:highlight w:val="yellow"/>
          <w:rPrChange w:id="194" w:author="Marcelo COsta" w:date="2023-04-28T09:27:00Z">
            <w:rPr>
              <w:rFonts w:ascii="Arial" w:hAnsi="Arial" w:cs="Arial"/>
            </w:rPr>
          </w:rPrChange>
        </w:rPr>
        <w:t xml:space="preserve">, conclui-se que o modelo de programação linear é </w:t>
      </w:r>
      <w:r w:rsidR="00C64F62" w:rsidRPr="00385F1D">
        <w:rPr>
          <w:rFonts w:ascii="Arial" w:hAnsi="Arial" w:cs="Arial"/>
          <w:highlight w:val="yellow"/>
          <w:rPrChange w:id="195" w:author="Marcelo COsta" w:date="2023-04-28T09:27:00Z">
            <w:rPr>
              <w:rFonts w:ascii="Arial" w:hAnsi="Arial" w:cs="Arial"/>
            </w:rPr>
          </w:rPrChange>
        </w:rPr>
        <w:t>efetivo para realizar estimativas do custo operacional (PMSO) no âmbito da RAP</w:t>
      </w:r>
      <w:r w:rsidR="0013622A" w:rsidRPr="00385F1D">
        <w:rPr>
          <w:rFonts w:ascii="Arial" w:hAnsi="Arial" w:cs="Arial"/>
          <w:highlight w:val="yellow"/>
          <w:rPrChange w:id="196" w:author="Marcelo COsta" w:date="2023-04-28T09:27:00Z">
            <w:rPr>
              <w:rFonts w:ascii="Arial" w:hAnsi="Arial" w:cs="Arial"/>
            </w:rPr>
          </w:rPrChange>
        </w:rPr>
        <w:t xml:space="preserve"> considerando as restrições operacionais observadas para as concessionárias de energia elétrica </w:t>
      </w:r>
      <w:r w:rsidR="00AE2295" w:rsidRPr="00385F1D">
        <w:rPr>
          <w:rFonts w:ascii="Arial" w:hAnsi="Arial" w:cs="Arial"/>
          <w:highlight w:val="yellow"/>
          <w:rPrChange w:id="197" w:author="Marcelo COsta" w:date="2023-04-28T09:27:00Z">
            <w:rPr>
              <w:rFonts w:ascii="Arial" w:hAnsi="Arial" w:cs="Arial"/>
            </w:rPr>
          </w:rPrChange>
        </w:rPr>
        <w:t>participantes do SEB.</w:t>
      </w:r>
      <w:r w:rsidR="008923D2" w:rsidRPr="00385F1D">
        <w:rPr>
          <w:rFonts w:ascii="Arial" w:hAnsi="Arial" w:cs="Arial"/>
          <w:highlight w:val="yellow"/>
          <w:rPrChange w:id="198" w:author="Marcelo COsta" w:date="2023-04-28T09:27:00Z">
            <w:rPr>
              <w:rFonts w:ascii="Arial" w:hAnsi="Arial" w:cs="Arial"/>
            </w:rPr>
          </w:rPrChange>
        </w:rPr>
        <w:t xml:space="preserve"> Também é possível concluir que o atual modelo utilizado pela reguladora apresenta redundâncias em sua metodologia, uma vez que foi detectado apenas a significância de quatro entre noves direcionadores de custo</w:t>
      </w:r>
      <w:r w:rsidR="008923D2">
        <w:rPr>
          <w:rFonts w:ascii="Arial" w:hAnsi="Arial" w:cs="Arial"/>
        </w:rPr>
        <w:t>.</w:t>
      </w:r>
    </w:p>
    <w:p w14:paraId="6DF596DF" w14:textId="77777777" w:rsidR="00BE5280" w:rsidRPr="00865F30" w:rsidRDefault="00BE5280" w:rsidP="00BD61B6">
      <w:pPr>
        <w:spacing w:line="360" w:lineRule="auto"/>
        <w:jc w:val="both"/>
        <w:rPr>
          <w:rFonts w:ascii="Arial" w:hAnsi="Arial" w:cs="Arial"/>
        </w:rPr>
      </w:pPr>
    </w:p>
    <w:p w14:paraId="7E3D3614" w14:textId="77777777" w:rsidR="008A0CC9" w:rsidRPr="00C53273" w:rsidRDefault="008A0CC9" w:rsidP="00BD61B6">
      <w:pPr>
        <w:spacing w:line="360" w:lineRule="auto"/>
        <w:ind w:firstLine="708"/>
        <w:jc w:val="both"/>
        <w:rPr>
          <w:rFonts w:ascii="Arial" w:hAnsi="Arial" w:cs="Arial"/>
        </w:rPr>
      </w:pPr>
    </w:p>
    <w:p w14:paraId="643320BA" w14:textId="77777777" w:rsidR="00BE00C0" w:rsidRPr="00C53273" w:rsidRDefault="00BE00C0" w:rsidP="00BD61B6">
      <w:pPr>
        <w:spacing w:line="360" w:lineRule="auto"/>
        <w:ind w:firstLine="708"/>
        <w:jc w:val="both"/>
        <w:rPr>
          <w:rFonts w:ascii="Arial" w:hAnsi="Arial" w:cs="Arial"/>
        </w:rPr>
      </w:pPr>
    </w:p>
    <w:p w14:paraId="12BE4723" w14:textId="77777777" w:rsidR="00290BB9" w:rsidRPr="00C53273" w:rsidRDefault="00290BB9" w:rsidP="00BD61B6">
      <w:pPr>
        <w:spacing w:line="360" w:lineRule="auto"/>
        <w:jc w:val="both"/>
        <w:rPr>
          <w:rFonts w:ascii="Arial" w:hAnsi="Arial" w:cs="Arial"/>
        </w:rPr>
      </w:pPr>
    </w:p>
    <w:p w14:paraId="74E65B5C" w14:textId="5027BBDD" w:rsidR="00290BB9" w:rsidRDefault="00290BB9" w:rsidP="00BD61B6">
      <w:pPr>
        <w:spacing w:line="360" w:lineRule="auto"/>
        <w:rPr>
          <w:rFonts w:ascii="Arial" w:hAnsi="Arial" w:cs="Arial"/>
        </w:rPr>
      </w:pPr>
    </w:p>
    <w:p w14:paraId="18ACF317" w14:textId="77777777" w:rsidR="004D4DDA" w:rsidRPr="00C53273" w:rsidRDefault="004D4DDA" w:rsidP="00BD61B6">
      <w:pPr>
        <w:spacing w:line="360" w:lineRule="auto"/>
        <w:rPr>
          <w:rFonts w:ascii="Arial" w:hAnsi="Arial" w:cs="Arial"/>
        </w:rPr>
      </w:pPr>
    </w:p>
    <w:p w14:paraId="290BC03F" w14:textId="42DB0974" w:rsidR="008617D0" w:rsidRPr="00C91449" w:rsidRDefault="008617D0" w:rsidP="00BD61B6">
      <w:pPr>
        <w:spacing w:line="360" w:lineRule="auto"/>
        <w:rPr>
          <w:rFonts w:ascii="Arial" w:hAnsi="Arial" w:cs="Arial"/>
        </w:rPr>
      </w:pPr>
    </w:p>
    <w:p w14:paraId="5236EA7F" w14:textId="77777777" w:rsidR="006D6B8E" w:rsidRDefault="006D6B8E">
      <w:pPr>
        <w:spacing w:line="360" w:lineRule="auto"/>
        <w:rPr>
          <w:rFonts w:ascii="Arial" w:hAnsi="Arial" w:cs="Arial"/>
        </w:rPr>
        <w:pPrChange w:id="199" w:author="Igor Mazzeto" w:date="2023-04-30T11:20:00Z">
          <w:pPr/>
        </w:pPrChange>
      </w:pPr>
      <w:r>
        <w:rPr>
          <w:rFonts w:ascii="Arial" w:hAnsi="Arial" w:cs="Arial"/>
        </w:rPr>
        <w:br w:type="page"/>
      </w:r>
    </w:p>
    <w:p w14:paraId="6B566D69" w14:textId="01C73488" w:rsidR="008617D0" w:rsidRPr="00C91449" w:rsidRDefault="008617D0" w:rsidP="00BD61B6">
      <w:pPr>
        <w:spacing w:line="360" w:lineRule="auto"/>
        <w:rPr>
          <w:rFonts w:ascii="Arial" w:hAnsi="Arial" w:cs="Arial"/>
        </w:rPr>
      </w:pPr>
      <w:r w:rsidRPr="00C91449">
        <w:rPr>
          <w:rFonts w:ascii="Arial" w:hAnsi="Arial" w:cs="Arial"/>
        </w:rPr>
        <w:lastRenderedPageBreak/>
        <w:t>Links</w:t>
      </w:r>
    </w:p>
    <w:p w14:paraId="61B21909" w14:textId="621C68BF" w:rsidR="008617D0" w:rsidRPr="00C91449" w:rsidRDefault="008617D0" w:rsidP="00BD61B6">
      <w:pPr>
        <w:spacing w:line="360" w:lineRule="auto"/>
        <w:rPr>
          <w:rFonts w:ascii="Arial" w:hAnsi="Arial" w:cs="Arial"/>
        </w:rPr>
      </w:pPr>
    </w:p>
    <w:p w14:paraId="76EB650A" w14:textId="2FA1B162" w:rsidR="008617D0" w:rsidRPr="00C91449" w:rsidRDefault="00000000" w:rsidP="00BD61B6">
      <w:pPr>
        <w:spacing w:line="360" w:lineRule="auto"/>
        <w:rPr>
          <w:rFonts w:ascii="Arial" w:hAnsi="Arial" w:cs="Arial"/>
        </w:rPr>
      </w:pPr>
      <w:hyperlink r:id="rId45" w:history="1">
        <w:r w:rsidR="008617D0" w:rsidRPr="00C91449">
          <w:rPr>
            <w:rStyle w:val="Hyperlink"/>
            <w:rFonts w:ascii="Arial" w:hAnsi="Arial" w:cs="Arial"/>
          </w:rPr>
          <w:t>https://www.abradee.org.br/setor-eletrico/visao-geral-do-setor/</w:t>
        </w:r>
      </w:hyperlink>
      <w:r w:rsidR="008617D0" w:rsidRPr="00C91449">
        <w:rPr>
          <w:rFonts w:ascii="Arial" w:hAnsi="Arial" w:cs="Arial"/>
        </w:rPr>
        <w:t xml:space="preserve"> &lt;acessado em 19-11-2022, 17h18</w:t>
      </w:r>
      <w:r w:rsidR="0054087F" w:rsidRPr="00C91449">
        <w:rPr>
          <w:rFonts w:ascii="Arial" w:hAnsi="Arial" w:cs="Arial"/>
        </w:rPr>
        <w:t>&gt;</w:t>
      </w:r>
    </w:p>
    <w:p w14:paraId="5919C20D" w14:textId="4C365027" w:rsidR="007A305A" w:rsidRPr="00C91449" w:rsidRDefault="007A305A" w:rsidP="00BD61B6">
      <w:pPr>
        <w:spacing w:line="360" w:lineRule="auto"/>
        <w:rPr>
          <w:rFonts w:ascii="Arial" w:hAnsi="Arial" w:cs="Arial"/>
        </w:rPr>
      </w:pPr>
    </w:p>
    <w:p w14:paraId="4EEEDFAF" w14:textId="5B276BFC" w:rsidR="00D0159A" w:rsidRDefault="00000000" w:rsidP="00BD61B6">
      <w:pPr>
        <w:spacing w:line="360" w:lineRule="auto"/>
        <w:rPr>
          <w:rFonts w:ascii="Arial" w:hAnsi="Arial" w:cs="Arial"/>
        </w:rPr>
      </w:pPr>
      <w:hyperlink r:id="rId46" w:history="1">
        <w:r w:rsidR="00192429" w:rsidRPr="00C91449">
          <w:rPr>
            <w:rStyle w:val="Hyperlink"/>
            <w:rFonts w:ascii="Arial" w:hAnsi="Arial" w:cs="Arial"/>
          </w:rPr>
          <w:t>https://www.isacteep.com.br/ri/a-isa-cteep/setor-de-transmissao</w:t>
        </w:r>
      </w:hyperlink>
      <w:r w:rsidR="00192429" w:rsidRPr="00C91449">
        <w:rPr>
          <w:rFonts w:ascii="Arial" w:hAnsi="Arial" w:cs="Arial"/>
        </w:rPr>
        <w:t xml:space="preserve"> &lt;acessado em </w:t>
      </w:r>
      <w:r w:rsidR="0042494B" w:rsidRPr="00C91449">
        <w:rPr>
          <w:rFonts w:ascii="Arial" w:hAnsi="Arial" w:cs="Arial"/>
        </w:rPr>
        <w:t>21-11-2022 ,11h42</w:t>
      </w:r>
      <w:r w:rsidR="0054087F" w:rsidRPr="00C91449">
        <w:rPr>
          <w:rFonts w:ascii="Arial" w:hAnsi="Arial" w:cs="Arial"/>
        </w:rPr>
        <w:t>&gt;</w:t>
      </w:r>
    </w:p>
    <w:p w14:paraId="625EA004" w14:textId="77777777" w:rsidR="00EA0DAC" w:rsidRDefault="00EA0DAC" w:rsidP="00BD61B6">
      <w:pPr>
        <w:spacing w:line="360" w:lineRule="auto"/>
        <w:rPr>
          <w:rFonts w:ascii="Arial" w:hAnsi="Arial" w:cs="Arial"/>
        </w:rPr>
      </w:pPr>
    </w:p>
    <w:p w14:paraId="43895EB0" w14:textId="77777777" w:rsidR="006B3792" w:rsidRDefault="006B3792" w:rsidP="00BD61B6">
      <w:pPr>
        <w:spacing w:line="360" w:lineRule="auto"/>
        <w:rPr>
          <w:rFonts w:ascii="Arial" w:hAnsi="Arial" w:cs="Arial"/>
        </w:rPr>
      </w:pPr>
      <w:r>
        <w:rPr>
          <w:rFonts w:ascii="Arial" w:hAnsi="Arial" w:cs="Arial"/>
        </w:rPr>
        <w:br w:type="page"/>
      </w:r>
    </w:p>
    <w:p w14:paraId="299581CA" w14:textId="3E32F262" w:rsidR="00FE7492" w:rsidRPr="00C91449" w:rsidRDefault="00D0159A" w:rsidP="00BD61B6">
      <w:pPr>
        <w:spacing w:line="360" w:lineRule="auto"/>
        <w:rPr>
          <w:rFonts w:ascii="Arial" w:hAnsi="Arial" w:cs="Arial"/>
        </w:rPr>
      </w:pPr>
      <w:r>
        <w:rPr>
          <w:rFonts w:ascii="Arial" w:hAnsi="Arial" w:cs="Arial"/>
        </w:rPr>
        <w:lastRenderedPageBreak/>
        <w:t>REFER</w:t>
      </w:r>
      <w:r w:rsidR="00641B7C">
        <w:rPr>
          <w:rFonts w:ascii="Arial" w:hAnsi="Arial" w:cs="Arial"/>
        </w:rPr>
        <w:t>Ê</w:t>
      </w:r>
      <w:r>
        <w:rPr>
          <w:rFonts w:ascii="Arial" w:hAnsi="Arial" w:cs="Arial"/>
        </w:rPr>
        <w:t>NCIAS</w:t>
      </w:r>
      <w:r w:rsidR="00641B7C">
        <w:rPr>
          <w:rFonts w:ascii="Arial" w:hAnsi="Arial" w:cs="Arial"/>
        </w:rPr>
        <w:t xml:space="preserve"> BIBLIOGRÁFICAS</w:t>
      </w:r>
      <w:r>
        <w:rPr>
          <w:rFonts w:ascii="Arial" w:hAnsi="Arial" w:cs="Arial"/>
        </w:rPr>
        <w:t xml:space="preserve"> (APA)</w:t>
      </w:r>
    </w:p>
    <w:p w14:paraId="3C89ADD2" w14:textId="77777777" w:rsidR="002B0ABF" w:rsidRDefault="002B0ABF" w:rsidP="00BD61B6">
      <w:pPr>
        <w:spacing w:line="360" w:lineRule="auto"/>
        <w:rPr>
          <w:rFonts w:ascii="Arial" w:hAnsi="Arial" w:cs="Arial"/>
          <w:color w:val="222222"/>
          <w:sz w:val="20"/>
          <w:szCs w:val="20"/>
          <w:shd w:val="clear" w:color="auto" w:fill="FFFFFF"/>
        </w:rPr>
      </w:pPr>
    </w:p>
    <w:p w14:paraId="1EE5E8AD" w14:textId="5C4FADEC" w:rsidR="00D0159A" w:rsidRPr="002B0ABF" w:rsidRDefault="002B0ABF" w:rsidP="00BD61B6">
      <w:pPr>
        <w:spacing w:line="360" w:lineRule="auto"/>
        <w:jc w:val="both"/>
        <w:rPr>
          <w:rFonts w:ascii="Arial" w:hAnsi="Arial" w:cs="Arial"/>
          <w:color w:val="222222"/>
          <w:shd w:val="clear" w:color="auto" w:fill="FFFFFF"/>
          <w:lang w:val="en-US"/>
        </w:rPr>
      </w:pPr>
      <w:r w:rsidRPr="001F13F4">
        <w:rPr>
          <w:rFonts w:ascii="Arial" w:hAnsi="Arial" w:cs="Arial"/>
          <w:color w:val="222222"/>
          <w:shd w:val="clear" w:color="auto" w:fill="FFFFFF"/>
        </w:rPr>
        <w:t xml:space="preserve">Akaike, H. (1973). </w:t>
      </w:r>
      <w:r w:rsidRPr="002B0ABF">
        <w:rPr>
          <w:rFonts w:ascii="Arial" w:hAnsi="Arial" w:cs="Arial"/>
          <w:color w:val="222222"/>
          <w:shd w:val="clear" w:color="auto" w:fill="FFFFFF"/>
          <w:lang w:val="en-US"/>
        </w:rPr>
        <w:t>Information theory and an extension of the maximum likelihood prin</w:t>
      </w:r>
      <w:r>
        <w:rPr>
          <w:rFonts w:ascii="Arial" w:hAnsi="Arial" w:cs="Arial"/>
          <w:color w:val="222222"/>
          <w:shd w:val="clear" w:color="auto" w:fill="FFFFFF"/>
          <w:lang w:val="en-US"/>
        </w:rPr>
        <w:t>ciple</w:t>
      </w:r>
      <w:r w:rsidRPr="002B0ABF">
        <w:rPr>
          <w:rFonts w:ascii="Arial" w:hAnsi="Arial" w:cs="Arial"/>
          <w:color w:val="222222"/>
          <w:shd w:val="clear" w:color="auto" w:fill="FFFFFF"/>
          <w:lang w:val="en-US"/>
        </w:rPr>
        <w:t>.</w:t>
      </w:r>
    </w:p>
    <w:p w14:paraId="27FBE437" w14:textId="77777777" w:rsidR="002B0ABF" w:rsidRPr="002B0ABF" w:rsidRDefault="002B0ABF" w:rsidP="00BD61B6">
      <w:pPr>
        <w:spacing w:line="360" w:lineRule="auto"/>
        <w:jc w:val="both"/>
        <w:rPr>
          <w:rFonts w:ascii="Arial" w:hAnsi="Arial" w:cs="Arial"/>
          <w:color w:val="222222"/>
          <w:shd w:val="clear" w:color="auto" w:fill="FFFFFF"/>
          <w:lang w:val="en-US"/>
        </w:rPr>
      </w:pPr>
    </w:p>
    <w:p w14:paraId="3EB27B61" w14:textId="41CB1BF2" w:rsidR="00D32A87" w:rsidRPr="00C9209A" w:rsidRDefault="00D32A87" w:rsidP="00BD61B6">
      <w:pPr>
        <w:spacing w:line="360" w:lineRule="auto"/>
        <w:jc w:val="both"/>
        <w:rPr>
          <w:rFonts w:ascii="Arial" w:hAnsi="Arial" w:cs="Arial"/>
          <w:color w:val="222222"/>
          <w:shd w:val="clear" w:color="auto" w:fill="FFFFFF"/>
          <w:lang w:val="en-US"/>
          <w:rPrChange w:id="200" w:author="Igor Mazzeto" w:date="2023-04-29T15:16:00Z">
            <w:rPr>
              <w:rFonts w:ascii="Arial" w:hAnsi="Arial" w:cs="Arial"/>
              <w:color w:val="222222"/>
              <w:shd w:val="clear" w:color="auto" w:fill="FFFFFF"/>
            </w:rPr>
          </w:rPrChange>
        </w:rPr>
      </w:pPr>
      <w:r w:rsidRPr="001F13F4">
        <w:rPr>
          <w:rFonts w:ascii="Arial" w:hAnsi="Arial" w:cs="Arial"/>
          <w:color w:val="222222"/>
          <w:shd w:val="clear" w:color="auto" w:fill="FFFFFF"/>
          <w:lang w:val="en-US"/>
        </w:rPr>
        <w:t xml:space="preserve">Banker, R. D. (2021). </w:t>
      </w:r>
      <w:r w:rsidRPr="00FB7D1C">
        <w:rPr>
          <w:rFonts w:ascii="Arial" w:hAnsi="Arial" w:cs="Arial"/>
          <w:color w:val="222222"/>
          <w:shd w:val="clear" w:color="auto" w:fill="FFFFFF"/>
          <w:lang w:val="en-US"/>
        </w:rPr>
        <w:t>Stochastic data envelopment analysis. </w:t>
      </w:r>
      <w:r w:rsidRPr="00C9209A">
        <w:rPr>
          <w:rFonts w:ascii="Arial" w:hAnsi="Arial" w:cs="Arial"/>
          <w:color w:val="222222"/>
          <w:shd w:val="clear" w:color="auto" w:fill="FFFFFF"/>
          <w:lang w:val="en-US"/>
          <w:rPrChange w:id="201" w:author="Igor Mazzeto" w:date="2023-04-29T15:16:00Z">
            <w:rPr>
              <w:rFonts w:ascii="Arial" w:hAnsi="Arial" w:cs="Arial"/>
              <w:color w:val="222222"/>
              <w:shd w:val="clear" w:color="auto" w:fill="FFFFFF"/>
            </w:rPr>
          </w:rPrChange>
        </w:rPr>
        <w:t>Data envelopment analysis journal, 5(2), 281-309.</w:t>
      </w:r>
    </w:p>
    <w:p w14:paraId="4A3BA8B4" w14:textId="77777777" w:rsidR="00D32A87" w:rsidRPr="00C9209A" w:rsidRDefault="00D32A87" w:rsidP="00BD61B6">
      <w:pPr>
        <w:spacing w:line="360" w:lineRule="auto"/>
        <w:jc w:val="both"/>
        <w:rPr>
          <w:rFonts w:ascii="Arial" w:hAnsi="Arial" w:cs="Arial"/>
          <w:color w:val="222222"/>
          <w:shd w:val="clear" w:color="auto" w:fill="FFFFFF"/>
          <w:lang w:val="en-US"/>
          <w:rPrChange w:id="202" w:author="Igor Mazzeto" w:date="2023-04-29T15:16:00Z">
            <w:rPr>
              <w:rFonts w:ascii="Arial" w:hAnsi="Arial" w:cs="Arial"/>
              <w:color w:val="222222"/>
              <w:shd w:val="clear" w:color="auto" w:fill="FFFFFF"/>
            </w:rPr>
          </w:rPrChange>
        </w:rPr>
      </w:pPr>
    </w:p>
    <w:p w14:paraId="182FEF34" w14:textId="60341CA4" w:rsidR="007968C2" w:rsidRDefault="00924754" w:rsidP="00BD61B6">
      <w:pPr>
        <w:spacing w:line="360" w:lineRule="auto"/>
        <w:jc w:val="both"/>
        <w:rPr>
          <w:rFonts w:ascii="Arial" w:hAnsi="Arial" w:cs="Arial"/>
          <w:color w:val="222222"/>
          <w:shd w:val="clear" w:color="auto" w:fill="FFFFFF"/>
        </w:rPr>
      </w:pPr>
      <w:r w:rsidRPr="00C9209A">
        <w:rPr>
          <w:rFonts w:ascii="Arial" w:hAnsi="Arial" w:cs="Arial"/>
          <w:color w:val="222222"/>
          <w:shd w:val="clear" w:color="auto" w:fill="FFFFFF"/>
          <w:lang w:val="en-US"/>
          <w:rPrChange w:id="203" w:author="Igor Mazzeto" w:date="2023-04-29T15:16:00Z">
            <w:rPr>
              <w:rFonts w:ascii="Arial" w:hAnsi="Arial" w:cs="Arial"/>
              <w:color w:val="222222"/>
              <w:shd w:val="clear" w:color="auto" w:fill="FFFFFF"/>
            </w:rPr>
          </w:rPrChange>
        </w:rPr>
        <w:t>Brasil (1996)</w:t>
      </w:r>
      <w:r w:rsidR="007968C2" w:rsidRPr="00C9209A">
        <w:rPr>
          <w:rFonts w:ascii="Arial" w:hAnsi="Arial" w:cs="Arial"/>
          <w:color w:val="222222"/>
          <w:shd w:val="clear" w:color="auto" w:fill="FFFFFF"/>
          <w:lang w:val="en-US"/>
          <w:rPrChange w:id="204" w:author="Igor Mazzeto" w:date="2023-04-29T15:16:00Z">
            <w:rPr>
              <w:rFonts w:ascii="Arial" w:hAnsi="Arial" w:cs="Arial"/>
              <w:color w:val="222222"/>
              <w:shd w:val="clear" w:color="auto" w:fill="FFFFFF"/>
            </w:rPr>
          </w:rPrChange>
        </w:rPr>
        <w:t xml:space="preserve">. </w:t>
      </w:r>
      <w:r w:rsidR="007968C2" w:rsidRPr="007968C2">
        <w:rPr>
          <w:rFonts w:ascii="Arial" w:hAnsi="Arial" w:cs="Arial"/>
          <w:color w:val="222222"/>
          <w:shd w:val="clear" w:color="auto" w:fill="FFFFFF"/>
        </w:rPr>
        <w:t xml:space="preserve">Lei </w:t>
      </w:r>
      <w:r w:rsidR="009D722E">
        <w:rPr>
          <w:rFonts w:ascii="Arial" w:hAnsi="Arial" w:cs="Arial"/>
          <w:color w:val="222222"/>
          <w:shd w:val="clear" w:color="auto" w:fill="FFFFFF"/>
        </w:rPr>
        <w:t>Nº</w:t>
      </w:r>
      <w:r w:rsidR="007968C2" w:rsidRPr="007968C2">
        <w:rPr>
          <w:rFonts w:ascii="Arial" w:hAnsi="Arial" w:cs="Arial"/>
          <w:color w:val="222222"/>
          <w:shd w:val="clear" w:color="auto" w:fill="FFFFFF"/>
        </w:rPr>
        <w:t xml:space="preserve"> 9.</w:t>
      </w:r>
      <w:r w:rsidR="009D722E">
        <w:rPr>
          <w:rFonts w:ascii="Arial" w:hAnsi="Arial" w:cs="Arial"/>
          <w:color w:val="222222"/>
          <w:shd w:val="clear" w:color="auto" w:fill="FFFFFF"/>
        </w:rPr>
        <w:t>427</w:t>
      </w:r>
      <w:r w:rsidR="007968C2" w:rsidRPr="007968C2">
        <w:rPr>
          <w:rFonts w:ascii="Arial" w:hAnsi="Arial" w:cs="Arial"/>
          <w:color w:val="222222"/>
          <w:shd w:val="clear" w:color="auto" w:fill="FFFFFF"/>
        </w:rPr>
        <w:t xml:space="preserve">, de </w:t>
      </w:r>
      <w:r w:rsidR="005F65AC">
        <w:rPr>
          <w:rFonts w:ascii="Arial" w:hAnsi="Arial" w:cs="Arial"/>
          <w:color w:val="222222"/>
          <w:shd w:val="clear" w:color="auto" w:fill="FFFFFF"/>
        </w:rPr>
        <w:t>26</w:t>
      </w:r>
      <w:r w:rsidR="007968C2" w:rsidRPr="007968C2">
        <w:rPr>
          <w:rFonts w:ascii="Arial" w:hAnsi="Arial" w:cs="Arial"/>
          <w:color w:val="222222"/>
          <w:shd w:val="clear" w:color="auto" w:fill="FFFFFF"/>
        </w:rPr>
        <w:t xml:space="preserve"> de dezembro de 19</w:t>
      </w:r>
      <w:r>
        <w:rPr>
          <w:rFonts w:ascii="Arial" w:hAnsi="Arial" w:cs="Arial"/>
          <w:color w:val="222222"/>
          <w:shd w:val="clear" w:color="auto" w:fill="FFFFFF"/>
        </w:rPr>
        <w:t>96</w:t>
      </w:r>
      <w:r w:rsidR="007968C2" w:rsidRPr="007968C2">
        <w:rPr>
          <w:rFonts w:ascii="Arial" w:hAnsi="Arial" w:cs="Arial"/>
          <w:color w:val="222222"/>
          <w:shd w:val="clear" w:color="auto" w:fill="FFFFFF"/>
        </w:rPr>
        <w:t xml:space="preserve">. </w:t>
      </w:r>
      <w:r w:rsidR="005F65AC">
        <w:rPr>
          <w:rFonts w:ascii="Arial" w:hAnsi="Arial" w:cs="Arial"/>
          <w:color w:val="222222"/>
          <w:shd w:val="clear" w:color="auto" w:fill="FFFFFF"/>
        </w:rPr>
        <w:t>I</w:t>
      </w:r>
      <w:r w:rsidR="009D722E" w:rsidRPr="009D722E">
        <w:rPr>
          <w:rFonts w:ascii="Arial" w:hAnsi="Arial" w:cs="Arial"/>
          <w:color w:val="222222"/>
          <w:shd w:val="clear" w:color="auto" w:fill="FFFFFF"/>
        </w:rPr>
        <w:t>nstitui a Agência Nacional de Energia Elétrica - ANEEL, disciplina o regime das concessões de serviços públicos de energia elétrica e dá outras providências.</w:t>
      </w:r>
      <w:r w:rsidR="005F65AC">
        <w:rPr>
          <w:rFonts w:ascii="Arial" w:hAnsi="Arial" w:cs="Arial"/>
          <w:color w:val="222222"/>
          <w:shd w:val="clear" w:color="auto" w:fill="FFFFFF"/>
        </w:rPr>
        <w:t xml:space="preserve"> </w:t>
      </w:r>
      <w:r w:rsidR="007968C2" w:rsidRPr="007968C2">
        <w:rPr>
          <w:rFonts w:ascii="Arial" w:hAnsi="Arial" w:cs="Arial"/>
          <w:color w:val="222222"/>
          <w:shd w:val="clear" w:color="auto" w:fill="FFFFFF"/>
        </w:rPr>
        <w:t xml:space="preserve">Diário Oficial [da] República Federativa do Brasil, Brasília, DF, </w:t>
      </w:r>
      <w:r w:rsidR="005F65AC">
        <w:rPr>
          <w:rFonts w:ascii="Arial" w:hAnsi="Arial" w:cs="Arial"/>
          <w:color w:val="222222"/>
          <w:shd w:val="clear" w:color="auto" w:fill="FFFFFF"/>
        </w:rPr>
        <w:t>27</w:t>
      </w:r>
      <w:r w:rsidR="007968C2" w:rsidRPr="007968C2">
        <w:rPr>
          <w:rFonts w:ascii="Arial" w:hAnsi="Arial" w:cs="Arial"/>
          <w:color w:val="222222"/>
          <w:shd w:val="clear" w:color="auto" w:fill="FFFFFF"/>
        </w:rPr>
        <w:t xml:space="preserve"> dez. 1999. Disponível em: &lt;</w:t>
      </w:r>
      <w:r w:rsidR="008D5B07" w:rsidRPr="008D5B07">
        <w:t xml:space="preserve"> </w:t>
      </w:r>
      <w:r w:rsidR="008D5B07" w:rsidRPr="008D5B07">
        <w:rPr>
          <w:rFonts w:ascii="Arial" w:hAnsi="Arial" w:cs="Arial"/>
          <w:color w:val="222222"/>
          <w:shd w:val="clear" w:color="auto" w:fill="FFFFFF"/>
        </w:rPr>
        <w:t>http://www.planalto.gov.br/ccivil_03/leis/l9427cons.htm</w:t>
      </w:r>
      <w:r w:rsidR="007968C2" w:rsidRPr="007968C2">
        <w:rPr>
          <w:rFonts w:ascii="Arial" w:hAnsi="Arial" w:cs="Arial"/>
          <w:color w:val="222222"/>
          <w:shd w:val="clear" w:color="auto" w:fill="FFFFFF"/>
        </w:rPr>
        <w:t xml:space="preserve">&gt;. Acesso em: </w:t>
      </w:r>
      <w:r>
        <w:rPr>
          <w:rFonts w:ascii="Arial" w:hAnsi="Arial" w:cs="Arial"/>
          <w:color w:val="222222"/>
          <w:shd w:val="clear" w:color="auto" w:fill="FFFFFF"/>
        </w:rPr>
        <w:t>24</w:t>
      </w:r>
      <w:r w:rsidR="007968C2" w:rsidRPr="007968C2">
        <w:rPr>
          <w:rFonts w:ascii="Arial" w:hAnsi="Arial" w:cs="Arial"/>
          <w:color w:val="222222"/>
          <w:shd w:val="clear" w:color="auto" w:fill="FFFFFF"/>
        </w:rPr>
        <w:t xml:space="preserve"> </w:t>
      </w:r>
      <w:r>
        <w:rPr>
          <w:rFonts w:ascii="Arial" w:hAnsi="Arial" w:cs="Arial"/>
          <w:color w:val="222222"/>
          <w:shd w:val="clear" w:color="auto" w:fill="FFFFFF"/>
        </w:rPr>
        <w:t>mar</w:t>
      </w:r>
      <w:r w:rsidR="007968C2" w:rsidRPr="007968C2">
        <w:rPr>
          <w:rFonts w:ascii="Arial" w:hAnsi="Arial" w:cs="Arial"/>
          <w:color w:val="222222"/>
          <w:shd w:val="clear" w:color="auto" w:fill="FFFFFF"/>
        </w:rPr>
        <w:t>. 199</w:t>
      </w:r>
      <w:r>
        <w:rPr>
          <w:rFonts w:ascii="Arial" w:hAnsi="Arial" w:cs="Arial"/>
          <w:color w:val="222222"/>
          <w:shd w:val="clear" w:color="auto" w:fill="FFFFFF"/>
        </w:rPr>
        <w:t>6</w:t>
      </w:r>
      <w:r w:rsidR="007968C2" w:rsidRPr="007968C2">
        <w:rPr>
          <w:rFonts w:ascii="Arial" w:hAnsi="Arial" w:cs="Arial"/>
          <w:color w:val="222222"/>
          <w:shd w:val="clear" w:color="auto" w:fill="FFFFFF"/>
        </w:rPr>
        <w:t>.</w:t>
      </w:r>
    </w:p>
    <w:p w14:paraId="2F3CDBC9" w14:textId="77777777" w:rsidR="001F7445" w:rsidRDefault="001F7445" w:rsidP="00BD61B6">
      <w:pPr>
        <w:spacing w:line="360" w:lineRule="auto"/>
        <w:jc w:val="both"/>
        <w:rPr>
          <w:rFonts w:ascii="Arial" w:hAnsi="Arial" w:cs="Arial"/>
          <w:color w:val="222222"/>
          <w:shd w:val="clear" w:color="auto" w:fill="FFFFFF"/>
        </w:rPr>
      </w:pPr>
    </w:p>
    <w:p w14:paraId="3F39EC55" w14:textId="1A1387E5" w:rsidR="001F7445" w:rsidRDefault="001F7445" w:rsidP="00BD61B6">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(2007)</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p>
    <w:p w14:paraId="2FEE8275" w14:textId="77777777" w:rsidR="007968C2" w:rsidRDefault="007968C2" w:rsidP="00BD61B6">
      <w:pPr>
        <w:spacing w:line="360" w:lineRule="auto"/>
        <w:jc w:val="both"/>
        <w:rPr>
          <w:rFonts w:ascii="Arial" w:hAnsi="Arial" w:cs="Arial"/>
          <w:color w:val="222222"/>
          <w:shd w:val="clear" w:color="auto" w:fill="FFFFFF"/>
        </w:rPr>
      </w:pPr>
    </w:p>
    <w:p w14:paraId="035E1204" w14:textId="01F85C03" w:rsidR="00D0159A" w:rsidRDefault="00D0159A" w:rsidP="00BD61B6">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(2018)</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r>
        <w:rPr>
          <w:rFonts w:ascii="Arial" w:hAnsi="Arial" w:cs="Arial"/>
          <w:color w:val="222222"/>
          <w:shd w:val="clear" w:color="auto" w:fill="FFFFFF"/>
        </w:rPr>
        <w:t>.</w:t>
      </w:r>
    </w:p>
    <w:p w14:paraId="293235D3" w14:textId="77777777" w:rsidR="00AC04B2" w:rsidRDefault="00AC04B2" w:rsidP="00BD61B6">
      <w:pPr>
        <w:spacing w:line="360" w:lineRule="auto"/>
        <w:jc w:val="both"/>
        <w:rPr>
          <w:rFonts w:ascii="Arial" w:hAnsi="Arial" w:cs="Arial"/>
          <w:color w:val="222222"/>
          <w:shd w:val="clear" w:color="auto" w:fill="FFFFFF"/>
        </w:rPr>
      </w:pPr>
    </w:p>
    <w:p w14:paraId="088449DF" w14:textId="6FBEEDF8" w:rsidR="00AC04B2" w:rsidRDefault="00AC04B2" w:rsidP="00BD61B6">
      <w:pPr>
        <w:spacing w:line="360" w:lineRule="auto"/>
        <w:jc w:val="both"/>
        <w:rPr>
          <w:rFonts w:ascii="Arial" w:hAnsi="Arial" w:cs="Arial"/>
          <w:color w:val="222222"/>
          <w:shd w:val="clear" w:color="auto" w:fill="FFFFFF"/>
        </w:rPr>
      </w:pPr>
      <w:r w:rsidRPr="00AC04B2">
        <w:rPr>
          <w:rFonts w:ascii="Arial" w:hAnsi="Arial" w:cs="Arial"/>
          <w:color w:val="222222"/>
          <w:shd w:val="clear" w:color="auto" w:fill="FFFFFF"/>
        </w:rPr>
        <w:t>Baio, F. H., Antuniassi, U. R., Balastreire, L. A., &amp; Caixeta Filho, J. V. (2004). Modelo de programação linear para seleção de pulverizadores agrícolas de barras. Engenharia Agrícola, 24, 355-363.</w:t>
      </w:r>
    </w:p>
    <w:p w14:paraId="3A33841F" w14:textId="77777777" w:rsidR="00C94ABC" w:rsidRDefault="00C94ABC" w:rsidP="00BD61B6">
      <w:pPr>
        <w:spacing w:line="360" w:lineRule="auto"/>
        <w:jc w:val="both"/>
        <w:rPr>
          <w:rFonts w:ascii="Arial" w:hAnsi="Arial" w:cs="Arial"/>
          <w:color w:val="222222"/>
          <w:shd w:val="clear" w:color="auto" w:fill="FFFFFF"/>
        </w:rPr>
      </w:pPr>
    </w:p>
    <w:p w14:paraId="1342B510" w14:textId="48688402" w:rsidR="00D0159A" w:rsidRDefault="00C94ABC" w:rsidP="00BD61B6">
      <w:pPr>
        <w:spacing w:line="360" w:lineRule="auto"/>
        <w:jc w:val="both"/>
        <w:rPr>
          <w:rFonts w:ascii="Arial" w:hAnsi="Arial" w:cs="Arial"/>
        </w:rPr>
      </w:pPr>
      <w:r w:rsidRPr="00C94ABC">
        <w:rPr>
          <w:rFonts w:ascii="Arial" w:hAnsi="Arial" w:cs="Arial"/>
        </w:rPr>
        <w:t>Costa, M. A. (2019). Tópicos em ciência dos dados: introdução dos modelos paramétricos e suas aplicações utilizando o R.</w:t>
      </w:r>
    </w:p>
    <w:p w14:paraId="5FCF3857" w14:textId="77777777" w:rsidR="00C94ABC" w:rsidRPr="00C91449" w:rsidRDefault="00C94ABC" w:rsidP="00BD61B6">
      <w:pPr>
        <w:spacing w:line="360" w:lineRule="auto"/>
        <w:jc w:val="both"/>
        <w:rPr>
          <w:rFonts w:ascii="Arial" w:hAnsi="Arial" w:cs="Arial"/>
        </w:rPr>
      </w:pPr>
    </w:p>
    <w:p w14:paraId="50073394" w14:textId="69D40147" w:rsidR="00732E0C" w:rsidRDefault="00B7560B" w:rsidP="00BD61B6">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 xml:space="preserve">Costa, M. A., Salvador, C. V. M., &amp; da Silva, A. V. (2022). </w:t>
      </w:r>
      <w:r w:rsidRPr="00C91449">
        <w:rPr>
          <w:rFonts w:ascii="Arial" w:hAnsi="Arial" w:cs="Arial"/>
          <w:color w:val="222222"/>
          <w:shd w:val="clear" w:color="auto" w:fill="FFFFFF"/>
          <w:lang w:val="en-US"/>
        </w:rPr>
        <w:t>Stochastic Data Envelopment Analysis applied to the 2015 Brazilian energy distribution benchmarking model. </w:t>
      </w:r>
      <w:r w:rsidRPr="0018482C">
        <w:rPr>
          <w:rFonts w:ascii="Arial" w:hAnsi="Arial" w:cs="Arial"/>
          <w:i/>
          <w:iCs/>
          <w:color w:val="222222"/>
          <w:shd w:val="clear" w:color="auto" w:fill="FFFFFF"/>
        </w:rPr>
        <w:t>Decision Analytics Journal</w:t>
      </w:r>
      <w:r w:rsidRPr="0018482C">
        <w:rPr>
          <w:rFonts w:ascii="Arial" w:hAnsi="Arial" w:cs="Arial"/>
          <w:color w:val="222222"/>
          <w:shd w:val="clear" w:color="auto" w:fill="FFFFFF"/>
        </w:rPr>
        <w:t>, </w:t>
      </w:r>
      <w:r w:rsidRPr="0018482C">
        <w:rPr>
          <w:rFonts w:ascii="Arial" w:hAnsi="Arial" w:cs="Arial"/>
          <w:i/>
          <w:iCs/>
          <w:color w:val="222222"/>
          <w:shd w:val="clear" w:color="auto" w:fill="FFFFFF"/>
        </w:rPr>
        <w:t>3</w:t>
      </w:r>
      <w:r w:rsidRPr="0018482C">
        <w:rPr>
          <w:rFonts w:ascii="Arial" w:hAnsi="Arial" w:cs="Arial"/>
          <w:color w:val="222222"/>
          <w:shd w:val="clear" w:color="auto" w:fill="FFFFFF"/>
        </w:rPr>
        <w:t>, 100061.</w:t>
      </w:r>
    </w:p>
    <w:p w14:paraId="0E18C15C" w14:textId="77777777" w:rsidR="00DF24B7" w:rsidRDefault="00DF24B7" w:rsidP="00BD61B6">
      <w:pPr>
        <w:spacing w:line="360" w:lineRule="auto"/>
        <w:jc w:val="both"/>
        <w:rPr>
          <w:rFonts w:ascii="Arial" w:hAnsi="Arial" w:cs="Arial"/>
          <w:color w:val="222222"/>
          <w:shd w:val="clear" w:color="auto" w:fill="FFFFFF"/>
        </w:rPr>
      </w:pPr>
    </w:p>
    <w:p w14:paraId="3ABB0BDD" w14:textId="27DD757E" w:rsidR="00DF24B7" w:rsidRPr="0018482C" w:rsidRDefault="00DF24B7" w:rsidP="00BD61B6">
      <w:pPr>
        <w:spacing w:line="360" w:lineRule="auto"/>
        <w:jc w:val="both"/>
        <w:rPr>
          <w:rFonts w:ascii="Arial" w:hAnsi="Arial" w:cs="Arial"/>
          <w:color w:val="222222"/>
          <w:shd w:val="clear" w:color="auto" w:fill="FFFFFF"/>
        </w:rPr>
      </w:pPr>
      <w:r w:rsidRPr="00DF24B7">
        <w:rPr>
          <w:rFonts w:ascii="Arial" w:hAnsi="Arial" w:cs="Arial"/>
          <w:color w:val="222222"/>
          <w:shd w:val="clear" w:color="auto" w:fill="FFFFFF"/>
        </w:rPr>
        <w:lastRenderedPageBreak/>
        <w:t>Cordeiro, G. M., &amp; Demétrio, C. G. (2008). Modelos lineares generalizados e extensões. Piracicaba: USP, 31.</w:t>
      </w:r>
    </w:p>
    <w:p w14:paraId="324C9C4F" w14:textId="77777777" w:rsidR="00040869" w:rsidRPr="0018482C" w:rsidRDefault="00040869" w:rsidP="00BD61B6">
      <w:pPr>
        <w:spacing w:line="360" w:lineRule="auto"/>
        <w:jc w:val="both"/>
        <w:rPr>
          <w:rFonts w:ascii="Arial" w:hAnsi="Arial" w:cs="Arial"/>
          <w:color w:val="222222"/>
          <w:shd w:val="clear" w:color="auto" w:fill="FFFFFF"/>
        </w:rPr>
      </w:pPr>
    </w:p>
    <w:p w14:paraId="0FAB5EE0" w14:textId="1D279506" w:rsidR="00040869" w:rsidRDefault="00040869" w:rsidP="00BD61B6">
      <w:pPr>
        <w:spacing w:line="360" w:lineRule="auto"/>
        <w:jc w:val="both"/>
        <w:rPr>
          <w:rFonts w:ascii="Arial" w:hAnsi="Arial" w:cs="Arial"/>
          <w:color w:val="222222"/>
          <w:shd w:val="clear" w:color="auto" w:fill="FFFFFF"/>
          <w:lang w:val="en-US"/>
        </w:rPr>
      </w:pPr>
      <w:r w:rsidRPr="00040869">
        <w:rPr>
          <w:rFonts w:ascii="Arial" w:hAnsi="Arial" w:cs="Arial"/>
          <w:color w:val="222222"/>
          <w:shd w:val="clear" w:color="auto" w:fill="FFFFFF"/>
        </w:rPr>
        <w:t xml:space="preserve">da CUNHA, W. J., &amp; COLOSIMO, E. A. (2003). Intervalos de confiança bootstrap para modelos de regressão com erros de medida. </w:t>
      </w:r>
      <w:r w:rsidRPr="00040869">
        <w:rPr>
          <w:rFonts w:ascii="Arial" w:hAnsi="Arial" w:cs="Arial"/>
          <w:color w:val="222222"/>
          <w:shd w:val="clear" w:color="auto" w:fill="FFFFFF"/>
          <w:lang w:val="en-US"/>
        </w:rPr>
        <w:t>Rev. Mat. Estat, 21(2), 25-41.</w:t>
      </w:r>
    </w:p>
    <w:p w14:paraId="4FB2622B" w14:textId="77777777" w:rsidR="00273211" w:rsidRDefault="00273211" w:rsidP="00BD61B6">
      <w:pPr>
        <w:spacing w:line="360" w:lineRule="auto"/>
        <w:jc w:val="both"/>
        <w:rPr>
          <w:rFonts w:ascii="Arial" w:hAnsi="Arial" w:cs="Arial"/>
          <w:color w:val="222222"/>
          <w:shd w:val="clear" w:color="auto" w:fill="FFFFFF"/>
          <w:lang w:val="en-US"/>
        </w:rPr>
      </w:pPr>
    </w:p>
    <w:p w14:paraId="324F8A2B" w14:textId="3074684B" w:rsidR="00273211" w:rsidRDefault="00273211" w:rsidP="00BD61B6">
      <w:pPr>
        <w:spacing w:line="360" w:lineRule="auto"/>
        <w:jc w:val="both"/>
        <w:rPr>
          <w:rFonts w:ascii="Arial" w:hAnsi="Arial" w:cs="Arial"/>
          <w:color w:val="222222"/>
          <w:shd w:val="clear" w:color="auto" w:fill="FFFFFF"/>
          <w:lang w:val="en-US"/>
        </w:rPr>
      </w:pPr>
      <w:r w:rsidRPr="00273211">
        <w:rPr>
          <w:rFonts w:ascii="Arial" w:hAnsi="Arial" w:cs="Arial"/>
          <w:color w:val="222222"/>
          <w:shd w:val="clear" w:color="auto" w:fill="FFFFFF"/>
          <w:lang w:val="en-US"/>
        </w:rPr>
        <w:t>Dantzig, G. B. (1951). Maximization of a linear function of variables subject to linear inequalities. Activity analysis of production and allocation, 13, 339-347.</w:t>
      </w:r>
    </w:p>
    <w:p w14:paraId="0897762B" w14:textId="77777777" w:rsidR="00485242" w:rsidRDefault="00485242" w:rsidP="00BD61B6">
      <w:pPr>
        <w:spacing w:line="360" w:lineRule="auto"/>
        <w:jc w:val="both"/>
        <w:rPr>
          <w:rFonts w:ascii="Arial" w:hAnsi="Arial" w:cs="Arial"/>
          <w:color w:val="222222"/>
          <w:shd w:val="clear" w:color="auto" w:fill="FFFFFF"/>
          <w:lang w:val="en-US"/>
        </w:rPr>
      </w:pPr>
    </w:p>
    <w:p w14:paraId="69257F33" w14:textId="438A1A5D" w:rsidR="00F022CC" w:rsidRDefault="00485242" w:rsidP="00BD61B6">
      <w:pPr>
        <w:spacing w:line="360" w:lineRule="auto"/>
        <w:jc w:val="both"/>
        <w:rPr>
          <w:rFonts w:ascii="Arial" w:hAnsi="Arial" w:cs="Arial"/>
          <w:color w:val="222222"/>
          <w:shd w:val="clear" w:color="auto" w:fill="FFFFFF"/>
          <w:lang w:val="en-US"/>
        </w:rPr>
      </w:pPr>
      <w:r w:rsidRPr="00485242">
        <w:rPr>
          <w:rFonts w:ascii="Arial" w:hAnsi="Arial" w:cs="Arial"/>
          <w:color w:val="222222"/>
          <w:shd w:val="clear" w:color="auto" w:fill="FFFFFF"/>
          <w:lang w:val="en-US"/>
        </w:rPr>
        <w:t>Dantzig, G. B. (2002). Linear programming. Operations research, 50(1), 42-47.</w:t>
      </w:r>
      <w:r w:rsidR="00273211">
        <w:rPr>
          <w:rFonts w:ascii="Arial" w:hAnsi="Arial" w:cs="Arial"/>
          <w:color w:val="222222"/>
          <w:shd w:val="clear" w:color="auto" w:fill="FFFFFF"/>
          <w:lang w:val="en-US"/>
        </w:rPr>
        <w:br/>
      </w:r>
    </w:p>
    <w:p w14:paraId="7E0C3B6F" w14:textId="2785CB43" w:rsidR="00F022CC" w:rsidRPr="00A963A4" w:rsidRDefault="00F022CC" w:rsidP="00BD61B6">
      <w:pPr>
        <w:spacing w:line="360" w:lineRule="auto"/>
        <w:jc w:val="both"/>
        <w:rPr>
          <w:rFonts w:ascii="Arial" w:hAnsi="Arial" w:cs="Arial"/>
          <w:color w:val="222222"/>
          <w:shd w:val="clear" w:color="auto" w:fill="FFFFFF"/>
          <w:lang w:val="en-US"/>
        </w:rPr>
      </w:pPr>
      <w:r w:rsidRPr="00F022CC">
        <w:rPr>
          <w:rFonts w:ascii="Arial" w:hAnsi="Arial" w:cs="Arial"/>
          <w:color w:val="222222"/>
          <w:shd w:val="clear" w:color="auto" w:fill="FFFFFF"/>
          <w:lang w:val="en-US"/>
        </w:rPr>
        <w:t xml:space="preserve">Efron, B. (1979). Bootstrap methods: another look at the jackknife annals of statistics 7: 1–26. </w:t>
      </w:r>
      <w:r w:rsidRPr="00A963A4">
        <w:rPr>
          <w:rFonts w:ascii="Arial" w:hAnsi="Arial" w:cs="Arial"/>
          <w:color w:val="222222"/>
          <w:shd w:val="clear" w:color="auto" w:fill="FFFFFF"/>
          <w:lang w:val="en-US"/>
        </w:rPr>
        <w:t>View Article PubMed/NCBI Google Scholar, 24.</w:t>
      </w:r>
    </w:p>
    <w:p w14:paraId="44C6C9F3" w14:textId="77777777" w:rsidR="00F949A1" w:rsidRPr="00A963A4" w:rsidRDefault="00F949A1" w:rsidP="00BD61B6">
      <w:pPr>
        <w:spacing w:line="360" w:lineRule="auto"/>
        <w:jc w:val="both"/>
        <w:rPr>
          <w:rFonts w:ascii="Arial" w:hAnsi="Arial" w:cs="Arial"/>
          <w:color w:val="222222"/>
          <w:shd w:val="clear" w:color="auto" w:fill="FFFFFF"/>
          <w:lang w:val="en-US"/>
        </w:rPr>
      </w:pPr>
    </w:p>
    <w:p w14:paraId="0542D8AE" w14:textId="4AD9E92D" w:rsidR="00F949A1" w:rsidRPr="00F949A1" w:rsidRDefault="00F949A1" w:rsidP="00BD61B6">
      <w:pPr>
        <w:spacing w:line="360" w:lineRule="auto"/>
        <w:jc w:val="both"/>
        <w:rPr>
          <w:rFonts w:ascii="Arial" w:hAnsi="Arial" w:cs="Arial"/>
          <w:color w:val="222222"/>
          <w:shd w:val="clear" w:color="auto" w:fill="FFFFFF"/>
          <w:lang w:val="en-US"/>
        </w:rPr>
      </w:pPr>
      <w:proofErr w:type="spellStart"/>
      <w:r w:rsidRPr="00F949A1">
        <w:rPr>
          <w:rFonts w:ascii="Arial" w:hAnsi="Arial" w:cs="Arial"/>
          <w:color w:val="222222"/>
          <w:shd w:val="clear" w:color="auto" w:fill="FFFFFF"/>
          <w:lang w:val="en-US"/>
        </w:rPr>
        <w:t>Fearnley</w:t>
      </w:r>
      <w:proofErr w:type="spellEnd"/>
      <w:r w:rsidRPr="00F949A1">
        <w:rPr>
          <w:rFonts w:ascii="Arial" w:hAnsi="Arial" w:cs="Arial"/>
          <w:color w:val="222222"/>
          <w:shd w:val="clear" w:color="auto" w:fill="FFFFFF"/>
          <w:lang w:val="en-US"/>
        </w:rPr>
        <w:t>, J., &amp; Savani, R. (2015, June). The complexity of the simplex method. In Proceedings of the forty-seventh annual ACM symposium on Theory of computing (pp. 201-208).</w:t>
      </w:r>
    </w:p>
    <w:p w14:paraId="1B671730" w14:textId="77777777" w:rsidR="00D57F69" w:rsidRPr="00F949A1" w:rsidRDefault="00D57F69" w:rsidP="00BD61B6">
      <w:pPr>
        <w:spacing w:line="360" w:lineRule="auto"/>
        <w:jc w:val="both"/>
        <w:rPr>
          <w:rFonts w:ascii="Arial" w:hAnsi="Arial" w:cs="Arial"/>
          <w:color w:val="222222"/>
          <w:shd w:val="clear" w:color="auto" w:fill="FFFFFF"/>
          <w:lang w:val="en-US"/>
        </w:rPr>
      </w:pPr>
    </w:p>
    <w:p w14:paraId="1F66AE93" w14:textId="03E4AA90" w:rsidR="00F949A1" w:rsidRDefault="00D57F69" w:rsidP="00BD61B6">
      <w:pPr>
        <w:spacing w:line="360" w:lineRule="auto"/>
        <w:jc w:val="both"/>
        <w:rPr>
          <w:rFonts w:ascii="Arial" w:hAnsi="Arial" w:cs="Arial"/>
          <w:color w:val="222222"/>
          <w:shd w:val="clear" w:color="auto" w:fill="FFFFFF"/>
        </w:rPr>
      </w:pPr>
      <w:r w:rsidRPr="00D57F69">
        <w:rPr>
          <w:rFonts w:ascii="Arial" w:hAnsi="Arial" w:cs="Arial"/>
          <w:color w:val="222222"/>
          <w:shd w:val="clear" w:color="auto" w:fill="FFFFFF"/>
        </w:rPr>
        <w:t>Feitosa Neto, S. D. A. (2009). Um estudo da metodologia de desconto da Receita Anual Permitida (RAP) em função dos atrasos na entrada em operação de empreendimentos de transmissão</w:t>
      </w:r>
    </w:p>
    <w:p w14:paraId="2C2A30B0" w14:textId="77777777" w:rsidR="00327C3A" w:rsidRDefault="00327C3A" w:rsidP="00BD61B6">
      <w:pPr>
        <w:spacing w:line="360" w:lineRule="auto"/>
        <w:jc w:val="both"/>
        <w:rPr>
          <w:rFonts w:ascii="Arial" w:hAnsi="Arial" w:cs="Arial"/>
          <w:color w:val="222222"/>
          <w:shd w:val="clear" w:color="auto" w:fill="FFFFFF"/>
        </w:rPr>
      </w:pPr>
    </w:p>
    <w:p w14:paraId="69B2D407" w14:textId="368E67E5" w:rsidR="00327C3A" w:rsidRDefault="00327C3A" w:rsidP="00BD61B6">
      <w:pPr>
        <w:spacing w:line="360" w:lineRule="auto"/>
        <w:jc w:val="both"/>
        <w:rPr>
          <w:rFonts w:ascii="Arial" w:hAnsi="Arial" w:cs="Arial"/>
          <w:color w:val="222222"/>
          <w:shd w:val="clear" w:color="auto" w:fill="FFFFFF"/>
        </w:rPr>
      </w:pPr>
      <w:r w:rsidRPr="00327C3A">
        <w:rPr>
          <w:rFonts w:ascii="Arial" w:hAnsi="Arial" w:cs="Arial"/>
          <w:color w:val="222222"/>
          <w:shd w:val="clear" w:color="auto" w:fill="FFFFFF"/>
        </w:rPr>
        <w:t xml:space="preserve">Franco, G., Reisen, V., &amp; Almeida, N. </w:t>
      </w:r>
      <w:r w:rsidR="002705D8">
        <w:rPr>
          <w:rFonts w:ascii="Arial" w:hAnsi="Arial" w:cs="Arial"/>
          <w:color w:val="222222"/>
          <w:shd w:val="clear" w:color="auto" w:fill="FFFFFF"/>
        </w:rPr>
        <w:t>(2005</w:t>
      </w:r>
      <w:r w:rsidR="001312C5">
        <w:rPr>
          <w:rFonts w:ascii="Arial" w:hAnsi="Arial" w:cs="Arial"/>
          <w:color w:val="222222"/>
          <w:shd w:val="clear" w:color="auto" w:fill="FFFFFF"/>
        </w:rPr>
        <w:t>).</w:t>
      </w:r>
      <w:r w:rsidR="001312C5" w:rsidRPr="00327C3A">
        <w:rPr>
          <w:rFonts w:ascii="Arial" w:hAnsi="Arial" w:cs="Arial"/>
          <w:color w:val="222222"/>
          <w:shd w:val="clear" w:color="auto" w:fill="FFFFFF"/>
        </w:rPr>
        <w:t xml:space="preserve"> Intervalos</w:t>
      </w:r>
      <w:r w:rsidRPr="00327C3A">
        <w:rPr>
          <w:rFonts w:ascii="Arial" w:hAnsi="Arial" w:cs="Arial"/>
          <w:color w:val="222222"/>
          <w:shd w:val="clear" w:color="auto" w:fill="FFFFFF"/>
        </w:rPr>
        <w:t xml:space="preserve"> De Confiança Bootstrap Para O Parâmetro D Em Modelos De Integração Fracionária.</w:t>
      </w:r>
      <w:r w:rsidR="00934E37">
        <w:rPr>
          <w:rFonts w:ascii="Arial" w:hAnsi="Arial" w:cs="Arial"/>
          <w:color w:val="222222"/>
          <w:shd w:val="clear" w:color="auto" w:fill="FFFFFF"/>
        </w:rPr>
        <w:t xml:space="preserve"> Simpósio Brasileiro de Pesquisa O</w:t>
      </w:r>
      <w:r w:rsidR="00E72231">
        <w:rPr>
          <w:rFonts w:ascii="Arial" w:hAnsi="Arial" w:cs="Arial"/>
          <w:color w:val="222222"/>
          <w:shd w:val="clear" w:color="auto" w:fill="FFFFFF"/>
        </w:rPr>
        <w:t>p</w:t>
      </w:r>
      <w:r w:rsidR="00934E37">
        <w:rPr>
          <w:rFonts w:ascii="Arial" w:hAnsi="Arial" w:cs="Arial"/>
          <w:color w:val="222222"/>
          <w:shd w:val="clear" w:color="auto" w:fill="FFFFFF"/>
        </w:rPr>
        <w:t>eracional</w:t>
      </w:r>
      <w:r w:rsidR="00E72231">
        <w:rPr>
          <w:rFonts w:ascii="Arial" w:hAnsi="Arial" w:cs="Arial"/>
          <w:color w:val="222222"/>
          <w:shd w:val="clear" w:color="auto" w:fill="FFFFFF"/>
        </w:rPr>
        <w:t>.37</w:t>
      </w:r>
      <w:r w:rsidR="001312C5">
        <w:rPr>
          <w:rFonts w:ascii="Arial" w:hAnsi="Arial" w:cs="Arial"/>
          <w:color w:val="222222"/>
          <w:shd w:val="clear" w:color="auto" w:fill="FFFFFF"/>
        </w:rPr>
        <w:t>, 735-744.</w:t>
      </w:r>
    </w:p>
    <w:p w14:paraId="5EDAC891" w14:textId="77777777" w:rsidR="00BE00C0" w:rsidRDefault="00BE00C0" w:rsidP="00BD61B6">
      <w:pPr>
        <w:spacing w:line="360" w:lineRule="auto"/>
        <w:jc w:val="both"/>
        <w:rPr>
          <w:rFonts w:ascii="Arial" w:hAnsi="Arial" w:cs="Arial"/>
          <w:color w:val="222222"/>
          <w:shd w:val="clear" w:color="auto" w:fill="FFFFFF"/>
        </w:rPr>
      </w:pPr>
    </w:p>
    <w:p w14:paraId="51589F31" w14:textId="7FB8FCB4" w:rsidR="00BE00C0" w:rsidRDefault="00BE00C0" w:rsidP="00BD61B6">
      <w:pPr>
        <w:spacing w:line="360" w:lineRule="auto"/>
        <w:jc w:val="both"/>
        <w:rPr>
          <w:rFonts w:ascii="Arial" w:hAnsi="Arial" w:cs="Arial"/>
          <w:color w:val="222222"/>
          <w:shd w:val="clear" w:color="auto" w:fill="FFFFFF"/>
        </w:rPr>
      </w:pPr>
      <w:r w:rsidRPr="00BE00C0">
        <w:rPr>
          <w:rFonts w:ascii="Arial" w:hAnsi="Arial" w:cs="Arial"/>
          <w:color w:val="222222"/>
          <w:shd w:val="clear" w:color="auto" w:fill="FFFFFF"/>
        </w:rPr>
        <w:t>Frossard, A. C. P. (2009). Programação linear: maximização de lucro e minimização de custos. Revista Científica da Faculdade Lourenço Filho, 6(1).</w:t>
      </w:r>
    </w:p>
    <w:p w14:paraId="0541EC52" w14:textId="4D13AC01" w:rsidR="00D0159A" w:rsidRPr="00D57F69" w:rsidRDefault="00D0159A" w:rsidP="00BD61B6">
      <w:pPr>
        <w:spacing w:line="360" w:lineRule="auto"/>
        <w:jc w:val="both"/>
        <w:rPr>
          <w:rFonts w:ascii="Arial" w:hAnsi="Arial" w:cs="Arial"/>
          <w:color w:val="222222"/>
          <w:shd w:val="clear" w:color="auto" w:fill="FFFFFF"/>
        </w:rPr>
      </w:pPr>
    </w:p>
    <w:p w14:paraId="4F842878" w14:textId="7F5038C6" w:rsidR="002E7CAE" w:rsidRDefault="00D0159A" w:rsidP="00BD61B6">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t xml:space="preserve">Galton, F. (1891). Hereditary genius. </w:t>
      </w:r>
      <w:r w:rsidRPr="00C9209A">
        <w:rPr>
          <w:rFonts w:ascii="Arial" w:hAnsi="Arial" w:cs="Arial"/>
          <w:color w:val="222222"/>
          <w:shd w:val="clear" w:color="auto" w:fill="FFFFFF"/>
          <w:lang w:val="en-US"/>
          <w:rPrChange w:id="205" w:author="Igor Mazzeto" w:date="2023-04-29T15:17:00Z">
            <w:rPr>
              <w:rFonts w:ascii="Arial" w:hAnsi="Arial" w:cs="Arial"/>
              <w:color w:val="222222"/>
              <w:shd w:val="clear" w:color="auto" w:fill="FFFFFF"/>
            </w:rPr>
          </w:rPrChange>
        </w:rPr>
        <w:t>D. Appleton.</w:t>
      </w:r>
      <w:r w:rsidR="00BE00C0" w:rsidRPr="00C9209A">
        <w:rPr>
          <w:rFonts w:ascii="Arial" w:hAnsi="Arial" w:cs="Arial"/>
          <w:color w:val="222222"/>
          <w:shd w:val="clear" w:color="auto" w:fill="FFFFFF"/>
          <w:lang w:val="en-US"/>
          <w:rPrChange w:id="206" w:author="Igor Mazzeto" w:date="2023-04-29T15:17:00Z">
            <w:rPr>
              <w:rFonts w:ascii="Arial" w:hAnsi="Arial" w:cs="Arial"/>
              <w:color w:val="222222"/>
              <w:shd w:val="clear" w:color="auto" w:fill="FFFFFF"/>
            </w:rPr>
          </w:rPrChange>
        </w:rPr>
        <w:t xml:space="preserve"> </w:t>
      </w:r>
      <w:r w:rsidR="002E7CAE" w:rsidRPr="00C9209A">
        <w:rPr>
          <w:rFonts w:ascii="Arial" w:hAnsi="Arial" w:cs="Arial"/>
          <w:color w:val="222222"/>
          <w:shd w:val="clear" w:color="auto" w:fill="FFFFFF"/>
          <w:lang w:val="en-US"/>
          <w:rPrChange w:id="207" w:author="Igor Mazzeto" w:date="2023-04-29T15:17:00Z">
            <w:rPr>
              <w:rFonts w:ascii="Arial" w:hAnsi="Arial" w:cs="Arial"/>
              <w:color w:val="222222"/>
              <w:shd w:val="clear" w:color="auto" w:fill="FFFFFF"/>
            </w:rPr>
          </w:rPrChange>
        </w:rPr>
        <w:t xml:space="preserve">Hoffmann, R., Vieira, S. (1977). </w:t>
      </w:r>
      <w:r w:rsidR="002E7CAE" w:rsidRPr="002E7CAE">
        <w:rPr>
          <w:rFonts w:ascii="Arial" w:hAnsi="Arial" w:cs="Arial"/>
          <w:color w:val="222222"/>
          <w:shd w:val="clear" w:color="auto" w:fill="FFFFFF"/>
        </w:rPr>
        <w:t>Análise de regressão. Uma introdução à econometria, 2.</w:t>
      </w:r>
    </w:p>
    <w:p w14:paraId="021BE767" w14:textId="77777777" w:rsidR="00EB379D" w:rsidRDefault="00EB379D" w:rsidP="00BD61B6">
      <w:pPr>
        <w:spacing w:line="360" w:lineRule="auto"/>
        <w:jc w:val="both"/>
        <w:rPr>
          <w:rFonts w:ascii="Arial" w:hAnsi="Arial" w:cs="Arial"/>
          <w:color w:val="222222"/>
          <w:shd w:val="clear" w:color="auto" w:fill="FFFFFF"/>
        </w:rPr>
      </w:pPr>
    </w:p>
    <w:p w14:paraId="3D5C8B0E" w14:textId="1BC18D04" w:rsidR="00EB379D" w:rsidRDefault="00EB379D" w:rsidP="00BD61B6">
      <w:pPr>
        <w:spacing w:line="360" w:lineRule="auto"/>
        <w:jc w:val="both"/>
        <w:rPr>
          <w:rFonts w:ascii="Arial" w:hAnsi="Arial" w:cs="Arial"/>
          <w:color w:val="222222"/>
          <w:shd w:val="clear" w:color="auto" w:fill="FFFFFF"/>
        </w:rPr>
      </w:pPr>
      <w:r w:rsidRPr="00EB379D">
        <w:rPr>
          <w:rFonts w:ascii="Arial" w:hAnsi="Arial" w:cs="Arial"/>
          <w:color w:val="222222"/>
          <w:shd w:val="clear" w:color="auto" w:fill="FFFFFF"/>
        </w:rPr>
        <w:t>Godoy, A. S. (1995). Pesquisa qualitativa: tipos fundamentais. Revista de Administração de empresas, 35, 20-29.</w:t>
      </w:r>
    </w:p>
    <w:p w14:paraId="5944B498" w14:textId="77777777" w:rsidR="000558BA" w:rsidRDefault="000558BA" w:rsidP="00BD61B6">
      <w:pPr>
        <w:spacing w:line="360" w:lineRule="auto"/>
        <w:jc w:val="both"/>
        <w:rPr>
          <w:rFonts w:ascii="Arial" w:hAnsi="Arial" w:cs="Arial"/>
          <w:color w:val="222222"/>
          <w:shd w:val="clear" w:color="auto" w:fill="FFFFFF"/>
        </w:rPr>
      </w:pPr>
    </w:p>
    <w:p w14:paraId="26C3FB8A" w14:textId="56A7AEF5" w:rsidR="000558BA" w:rsidRPr="000558BA" w:rsidRDefault="000558BA" w:rsidP="00BD61B6">
      <w:pPr>
        <w:spacing w:line="360" w:lineRule="auto"/>
        <w:jc w:val="both"/>
        <w:rPr>
          <w:rFonts w:ascii="Arial" w:hAnsi="Arial" w:cs="Arial"/>
          <w:color w:val="222222"/>
          <w:shd w:val="clear" w:color="auto" w:fill="FFFFFF"/>
          <w:lang w:val="en-US"/>
        </w:rPr>
      </w:pPr>
      <w:r w:rsidRPr="002775F3">
        <w:rPr>
          <w:rFonts w:ascii="Arial" w:hAnsi="Arial" w:cs="Arial"/>
          <w:color w:val="222222"/>
          <w:shd w:val="clear" w:color="auto" w:fill="FFFFFF"/>
          <w:lang w:val="en-US"/>
        </w:rPr>
        <w:t xml:space="preserve">Hung, R. K., Al-Mallah, M. H., McEvoy, J. W., Whelton, S. P., Blumenthal, R. S., Nasir, K., ... </w:t>
      </w:r>
      <w:r w:rsidRPr="000558BA">
        <w:rPr>
          <w:rFonts w:ascii="Arial" w:hAnsi="Arial" w:cs="Arial"/>
          <w:color w:val="222222"/>
          <w:shd w:val="clear" w:color="auto" w:fill="FFFFFF"/>
          <w:lang w:val="en-US"/>
        </w:rPr>
        <w:t>&amp; Blaha, M. J. (2014</w:t>
      </w:r>
      <w:r>
        <w:rPr>
          <w:rFonts w:ascii="Arial" w:hAnsi="Arial" w:cs="Arial"/>
          <w:color w:val="222222"/>
          <w:shd w:val="clear" w:color="auto" w:fill="FFFFFF"/>
          <w:lang w:val="en-US"/>
        </w:rPr>
        <w:t xml:space="preserve">). </w:t>
      </w:r>
      <w:r w:rsidRPr="000558BA">
        <w:rPr>
          <w:rFonts w:ascii="Arial" w:hAnsi="Arial" w:cs="Arial"/>
          <w:color w:val="222222"/>
          <w:shd w:val="clear" w:color="auto" w:fill="FFFFFF"/>
          <w:lang w:val="en-US"/>
        </w:rPr>
        <w:t>Prognostic value of exercise capacity in patients with coronary artery disease: the FIT (Henry Ford ExercIse Testing) project. In Mayo Clinic Proceedings (Vol. 89, No. 12, pp. 1644-1654). Elsevier.</w:t>
      </w:r>
    </w:p>
    <w:p w14:paraId="377E6EB5" w14:textId="77777777" w:rsidR="0019324A" w:rsidRPr="000558BA" w:rsidRDefault="0019324A" w:rsidP="00BD61B6">
      <w:pPr>
        <w:spacing w:line="360" w:lineRule="auto"/>
        <w:jc w:val="both"/>
        <w:rPr>
          <w:rFonts w:ascii="Arial" w:hAnsi="Arial" w:cs="Arial"/>
          <w:color w:val="222222"/>
          <w:shd w:val="clear" w:color="auto" w:fill="FFFFFF"/>
          <w:lang w:val="en-US"/>
        </w:rPr>
      </w:pPr>
    </w:p>
    <w:p w14:paraId="60592B93" w14:textId="449FA9C0" w:rsidR="0019324A" w:rsidRDefault="0019324A" w:rsidP="00BD61B6">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Kennedy, P. E. (2002). Sinning in the basement: What are the rules? The ten commandments of applied econometrics. Journal of Economic Surveys, 16(4), 569-589.</w:t>
      </w:r>
    </w:p>
    <w:p w14:paraId="5CFB63CA" w14:textId="77777777" w:rsidR="00ED1568" w:rsidRDefault="00ED1568" w:rsidP="00BD61B6">
      <w:pPr>
        <w:spacing w:line="360" w:lineRule="auto"/>
        <w:jc w:val="both"/>
        <w:rPr>
          <w:rFonts w:ascii="Arial" w:hAnsi="Arial" w:cs="Arial"/>
          <w:color w:val="222222"/>
          <w:shd w:val="clear" w:color="auto" w:fill="FFFFFF"/>
          <w:lang w:val="en-US"/>
        </w:rPr>
      </w:pPr>
    </w:p>
    <w:p w14:paraId="4D26F6A3" w14:textId="2FE683BD" w:rsidR="00DE4944" w:rsidRDefault="00ED1568" w:rsidP="00BD61B6">
      <w:pPr>
        <w:spacing w:line="360" w:lineRule="auto"/>
        <w:jc w:val="both"/>
        <w:rPr>
          <w:rFonts w:ascii="Arial" w:hAnsi="Arial" w:cs="Arial"/>
          <w:color w:val="222222"/>
          <w:shd w:val="clear" w:color="auto" w:fill="FFFFFF"/>
          <w:lang w:val="en-US"/>
        </w:rPr>
      </w:pPr>
      <w:proofErr w:type="spellStart"/>
      <w:r w:rsidRPr="00ED1568">
        <w:rPr>
          <w:rFonts w:ascii="Arial" w:hAnsi="Arial" w:cs="Arial"/>
          <w:color w:val="222222"/>
          <w:shd w:val="clear" w:color="auto" w:fill="FFFFFF"/>
          <w:lang w:val="en-US"/>
        </w:rPr>
        <w:t>Koenker</w:t>
      </w:r>
      <w:proofErr w:type="spellEnd"/>
      <w:r w:rsidRPr="00ED1568">
        <w:rPr>
          <w:rFonts w:ascii="Arial" w:hAnsi="Arial" w:cs="Arial"/>
          <w:color w:val="222222"/>
          <w:shd w:val="clear" w:color="auto" w:fill="FFFFFF"/>
          <w:lang w:val="en-US"/>
        </w:rPr>
        <w:t xml:space="preserve">, R., &amp; Bassett Jr, G. (1978). Regression quantiles. </w:t>
      </w:r>
      <w:proofErr w:type="spellStart"/>
      <w:r w:rsidRPr="00ED1568">
        <w:rPr>
          <w:rFonts w:ascii="Arial" w:hAnsi="Arial" w:cs="Arial"/>
          <w:color w:val="222222"/>
          <w:shd w:val="clear" w:color="auto" w:fill="FFFFFF"/>
          <w:lang w:val="en-US"/>
        </w:rPr>
        <w:t>Econometrica</w:t>
      </w:r>
      <w:proofErr w:type="spellEnd"/>
      <w:r w:rsidRPr="00ED1568">
        <w:rPr>
          <w:rFonts w:ascii="Arial" w:hAnsi="Arial" w:cs="Arial"/>
          <w:color w:val="222222"/>
          <w:shd w:val="clear" w:color="auto" w:fill="FFFFFF"/>
          <w:lang w:val="en-US"/>
        </w:rPr>
        <w:t>: journal of the Econometric Society, 33-50.</w:t>
      </w:r>
    </w:p>
    <w:p w14:paraId="1DAFB2E8" w14:textId="77777777" w:rsidR="00ED1568" w:rsidRDefault="00ED1568" w:rsidP="00BD61B6">
      <w:pPr>
        <w:spacing w:line="360" w:lineRule="auto"/>
        <w:jc w:val="both"/>
        <w:rPr>
          <w:rFonts w:ascii="Arial" w:hAnsi="Arial" w:cs="Arial"/>
          <w:color w:val="222222"/>
          <w:shd w:val="clear" w:color="auto" w:fill="FFFFFF"/>
          <w:lang w:val="en-US"/>
        </w:rPr>
      </w:pPr>
    </w:p>
    <w:p w14:paraId="64B17537" w14:textId="73A9F956" w:rsidR="00DE4944" w:rsidRPr="00DE4944" w:rsidRDefault="00DE4944" w:rsidP="00BD61B6">
      <w:pPr>
        <w:spacing w:line="360" w:lineRule="auto"/>
        <w:jc w:val="both"/>
        <w:rPr>
          <w:rFonts w:ascii="Arial" w:hAnsi="Arial" w:cs="Arial"/>
          <w:color w:val="222222"/>
          <w:shd w:val="clear" w:color="auto" w:fill="FFFFFF"/>
          <w:lang w:val="en-US"/>
        </w:rPr>
      </w:pPr>
      <w:proofErr w:type="spellStart"/>
      <w:r w:rsidRPr="00DE4944">
        <w:rPr>
          <w:rFonts w:ascii="Arial" w:hAnsi="Arial" w:cs="Arial"/>
          <w:color w:val="222222"/>
          <w:shd w:val="clear" w:color="auto" w:fill="FFFFFF"/>
          <w:lang w:val="en-US"/>
        </w:rPr>
        <w:t>Koenker</w:t>
      </w:r>
      <w:proofErr w:type="spellEnd"/>
      <w:r w:rsidRPr="00DE4944">
        <w:rPr>
          <w:rFonts w:ascii="Arial" w:hAnsi="Arial" w:cs="Arial"/>
          <w:color w:val="222222"/>
          <w:shd w:val="clear" w:color="auto" w:fill="FFFFFF"/>
          <w:lang w:val="en-US"/>
        </w:rPr>
        <w:t xml:space="preserve">, R. (2005). Quantile regression (Vol. 38). Cambridge </w:t>
      </w:r>
      <w:proofErr w:type="gramStart"/>
      <w:r w:rsidRPr="00DE4944">
        <w:rPr>
          <w:rFonts w:ascii="Arial" w:hAnsi="Arial" w:cs="Arial"/>
          <w:color w:val="222222"/>
          <w:shd w:val="clear" w:color="auto" w:fill="FFFFFF"/>
          <w:lang w:val="en-US"/>
        </w:rPr>
        <w:t>university press</w:t>
      </w:r>
      <w:proofErr w:type="gramEnd"/>
      <w:r w:rsidRPr="00DE4944">
        <w:rPr>
          <w:rFonts w:ascii="Arial" w:hAnsi="Arial" w:cs="Arial"/>
          <w:color w:val="222222"/>
          <w:shd w:val="clear" w:color="auto" w:fill="FFFFFF"/>
          <w:lang w:val="en-US"/>
        </w:rPr>
        <w:t>.</w:t>
      </w:r>
    </w:p>
    <w:p w14:paraId="1173D8DF" w14:textId="77777777" w:rsidR="0019324A" w:rsidRDefault="0019324A" w:rsidP="00BD61B6">
      <w:pPr>
        <w:spacing w:line="360" w:lineRule="auto"/>
        <w:jc w:val="both"/>
        <w:rPr>
          <w:rFonts w:ascii="Arial" w:hAnsi="Arial" w:cs="Arial"/>
          <w:color w:val="222222"/>
          <w:shd w:val="clear" w:color="auto" w:fill="FFFFFF"/>
          <w:lang w:val="en-US"/>
        </w:rPr>
      </w:pPr>
    </w:p>
    <w:p w14:paraId="5DC80CB9" w14:textId="77777777" w:rsidR="00ED1568" w:rsidRDefault="00ED1568" w:rsidP="00BD61B6">
      <w:pPr>
        <w:spacing w:line="360" w:lineRule="auto"/>
        <w:jc w:val="both"/>
        <w:rPr>
          <w:rFonts w:ascii="Arial" w:hAnsi="Arial" w:cs="Arial"/>
          <w:color w:val="222222"/>
          <w:shd w:val="clear" w:color="auto" w:fill="FFFFFF"/>
          <w:lang w:val="en-US"/>
        </w:rPr>
      </w:pPr>
    </w:p>
    <w:p w14:paraId="360EA797" w14:textId="46FCDB74" w:rsidR="0019324A" w:rsidRPr="00FE690F" w:rsidRDefault="0019324A" w:rsidP="00BD61B6">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 xml:space="preserve">Lewis-Beck, C., &amp; Lewis-Beck, M. (2015). Applied regression: An introduction (Vol. 22). </w:t>
      </w:r>
      <w:r w:rsidRPr="00FE690F">
        <w:rPr>
          <w:rFonts w:ascii="Arial" w:hAnsi="Arial" w:cs="Arial"/>
          <w:color w:val="222222"/>
          <w:shd w:val="clear" w:color="auto" w:fill="FFFFFF"/>
          <w:lang w:val="en-US"/>
        </w:rPr>
        <w:t>Sage publications.</w:t>
      </w:r>
    </w:p>
    <w:p w14:paraId="2475B97C" w14:textId="53599EF1" w:rsidR="00B7560B" w:rsidRPr="00FE690F" w:rsidRDefault="00B7560B" w:rsidP="00BD61B6">
      <w:pPr>
        <w:spacing w:line="360" w:lineRule="auto"/>
        <w:jc w:val="both"/>
        <w:rPr>
          <w:rFonts w:ascii="Arial" w:hAnsi="Arial" w:cs="Arial"/>
          <w:color w:val="222222"/>
          <w:shd w:val="clear" w:color="auto" w:fill="FFFFFF"/>
          <w:lang w:val="en-US"/>
        </w:rPr>
      </w:pPr>
    </w:p>
    <w:p w14:paraId="749CB09F" w14:textId="56999DAE" w:rsidR="00925C84" w:rsidRDefault="00925C84" w:rsidP="00BD61B6">
      <w:pPr>
        <w:spacing w:line="360" w:lineRule="auto"/>
        <w:jc w:val="both"/>
        <w:rPr>
          <w:rFonts w:ascii="Arial" w:hAnsi="Arial" w:cs="Arial"/>
          <w:color w:val="222222"/>
          <w:shd w:val="clear" w:color="auto" w:fill="FFFFFF"/>
          <w:lang w:val="en-US"/>
        </w:rPr>
      </w:pPr>
      <w:r w:rsidRPr="00925C84">
        <w:rPr>
          <w:rFonts w:ascii="Arial" w:hAnsi="Arial" w:cs="Arial"/>
          <w:color w:val="222222"/>
          <w:shd w:val="clear" w:color="auto" w:fill="FFFFFF"/>
          <w:lang w:val="en-US"/>
        </w:rPr>
        <w:t xml:space="preserve">Lewis, C. (2008). Linear programming: theory and applications. </w:t>
      </w:r>
      <w:r w:rsidRPr="00FE690F">
        <w:rPr>
          <w:rFonts w:ascii="Arial" w:hAnsi="Arial" w:cs="Arial"/>
          <w:color w:val="222222"/>
          <w:shd w:val="clear" w:color="auto" w:fill="FFFFFF"/>
          <w:lang w:val="en-US"/>
        </w:rPr>
        <w:t>Whitman College Mathematics Department.</w:t>
      </w:r>
    </w:p>
    <w:p w14:paraId="4BA96E17" w14:textId="77777777" w:rsidR="00F013CE" w:rsidRDefault="00F013CE" w:rsidP="00BD61B6">
      <w:pPr>
        <w:spacing w:line="360" w:lineRule="auto"/>
        <w:jc w:val="both"/>
        <w:rPr>
          <w:rFonts w:ascii="Arial" w:hAnsi="Arial" w:cs="Arial"/>
          <w:color w:val="222222"/>
          <w:shd w:val="clear" w:color="auto" w:fill="FFFFFF"/>
          <w:lang w:val="en-US"/>
        </w:rPr>
      </w:pPr>
    </w:p>
    <w:p w14:paraId="6C3A61B0" w14:textId="2242F952" w:rsidR="00F013CE" w:rsidRPr="00A963A4" w:rsidRDefault="00F013CE" w:rsidP="00BD61B6">
      <w:pPr>
        <w:spacing w:line="360" w:lineRule="auto"/>
        <w:jc w:val="both"/>
        <w:rPr>
          <w:rFonts w:ascii="Arial" w:hAnsi="Arial" w:cs="Arial"/>
          <w:color w:val="222222"/>
          <w:shd w:val="clear" w:color="auto" w:fill="FFFFFF"/>
        </w:rPr>
      </w:pPr>
      <w:r w:rsidRPr="00C9209A">
        <w:rPr>
          <w:rFonts w:ascii="Arial" w:hAnsi="Arial" w:cs="Arial"/>
          <w:color w:val="222222"/>
          <w:shd w:val="clear" w:color="auto" w:fill="FFFFFF"/>
          <w:rPrChange w:id="208" w:author="Igor Mazzeto" w:date="2023-04-29T15:17:00Z">
            <w:rPr>
              <w:rFonts w:ascii="Arial" w:hAnsi="Arial" w:cs="Arial"/>
              <w:color w:val="222222"/>
              <w:shd w:val="clear" w:color="auto" w:fill="FFFFFF"/>
              <w:lang w:val="en-US"/>
            </w:rPr>
          </w:rPrChange>
        </w:rPr>
        <w:t xml:space="preserve">de Lima Pinto, L., &amp; Menezes, M. A. F. (2008). </w:t>
      </w:r>
      <w:r w:rsidRPr="00F013CE">
        <w:rPr>
          <w:rFonts w:ascii="Arial" w:hAnsi="Arial" w:cs="Arial"/>
          <w:color w:val="222222"/>
          <w:shd w:val="clear" w:color="auto" w:fill="FFFFFF"/>
        </w:rPr>
        <w:t xml:space="preserve">Implementação de algoritmos simplex e pontos interiores para programação linear. </w:t>
      </w:r>
      <w:r w:rsidRPr="00A963A4">
        <w:rPr>
          <w:rFonts w:ascii="Arial" w:hAnsi="Arial" w:cs="Arial"/>
          <w:color w:val="222222"/>
          <w:shd w:val="clear" w:color="auto" w:fill="FFFFFF"/>
        </w:rPr>
        <w:t>Revista EVS-Revista de Ciências Ambientais e Saúde, 35(2), 225-246.</w:t>
      </w:r>
    </w:p>
    <w:p w14:paraId="7BC0CDB6" w14:textId="77777777" w:rsidR="00925C84" w:rsidRPr="00A963A4" w:rsidRDefault="00925C84" w:rsidP="00BD61B6">
      <w:pPr>
        <w:spacing w:line="360" w:lineRule="auto"/>
        <w:jc w:val="both"/>
        <w:rPr>
          <w:rFonts w:ascii="Arial" w:hAnsi="Arial" w:cs="Arial"/>
          <w:color w:val="222222"/>
          <w:shd w:val="clear" w:color="auto" w:fill="FFFFFF"/>
        </w:rPr>
      </w:pPr>
    </w:p>
    <w:p w14:paraId="2863D462" w14:textId="00B7BAB0" w:rsidR="00C91449" w:rsidRDefault="00D0159A" w:rsidP="00BD61B6">
      <w:pPr>
        <w:spacing w:line="360" w:lineRule="auto"/>
        <w:jc w:val="both"/>
        <w:rPr>
          <w:rFonts w:ascii="Arial" w:hAnsi="Arial" w:cs="Arial"/>
          <w:color w:val="222222"/>
          <w:shd w:val="clear" w:color="auto" w:fill="FFFFFF"/>
        </w:rPr>
      </w:pPr>
      <w:r w:rsidRPr="00D0159A">
        <w:rPr>
          <w:rFonts w:ascii="Arial" w:hAnsi="Arial" w:cs="Arial"/>
          <w:color w:val="222222"/>
          <w:shd w:val="clear" w:color="auto" w:fill="FFFFFF"/>
        </w:rPr>
        <w:t>Lopes, A. L. M., de Almeida Vilela, B., Costa, M. A., &amp; Lanzer, E. A. (2016). Crítica do modelo de cálculo do custo eficiente das empresas brasileiras de distribuição de energia elétrica. Revista Gestão e Tecnologia, 16(3), 5-30.</w:t>
      </w:r>
    </w:p>
    <w:p w14:paraId="3958690F" w14:textId="77777777" w:rsidR="00CB3668" w:rsidRDefault="00CB3668" w:rsidP="00BD61B6">
      <w:pPr>
        <w:spacing w:line="360" w:lineRule="auto"/>
        <w:jc w:val="both"/>
        <w:rPr>
          <w:rFonts w:ascii="Arial" w:hAnsi="Arial" w:cs="Arial"/>
          <w:color w:val="222222"/>
          <w:shd w:val="clear" w:color="auto" w:fill="FFFFFF"/>
        </w:rPr>
      </w:pPr>
    </w:p>
    <w:p w14:paraId="50956A6A" w14:textId="0C667A65" w:rsidR="00CB3668" w:rsidRDefault="00CB3668" w:rsidP="00BD61B6">
      <w:pPr>
        <w:spacing w:line="360" w:lineRule="auto"/>
        <w:jc w:val="both"/>
        <w:rPr>
          <w:rFonts w:ascii="Arial" w:hAnsi="Arial" w:cs="Arial"/>
          <w:color w:val="222222"/>
          <w:shd w:val="clear" w:color="auto" w:fill="FFFFFF"/>
        </w:rPr>
      </w:pPr>
      <w:r w:rsidRPr="00F66C4B">
        <w:rPr>
          <w:rFonts w:ascii="Arial" w:hAnsi="Arial" w:cs="Arial"/>
          <w:color w:val="222222"/>
          <w:shd w:val="clear" w:color="auto" w:fill="FFFFFF"/>
        </w:rPr>
        <w:t>M</w:t>
      </w:r>
      <w:r w:rsidR="007713A6">
        <w:rPr>
          <w:rFonts w:ascii="Arial" w:hAnsi="Arial" w:cs="Arial"/>
          <w:color w:val="222222"/>
          <w:shd w:val="clear" w:color="auto" w:fill="FFFFFF"/>
        </w:rPr>
        <w:t>ilone</w:t>
      </w:r>
      <w:r w:rsidRPr="00F66C4B">
        <w:rPr>
          <w:rFonts w:ascii="Arial" w:hAnsi="Arial" w:cs="Arial"/>
          <w:color w:val="222222"/>
          <w:shd w:val="clear" w:color="auto" w:fill="FFFFFF"/>
        </w:rPr>
        <w:t>, Giuseppe; A</w:t>
      </w:r>
      <w:r w:rsidR="007713A6">
        <w:rPr>
          <w:rFonts w:ascii="Arial" w:hAnsi="Arial" w:cs="Arial"/>
          <w:color w:val="222222"/>
          <w:shd w:val="clear" w:color="auto" w:fill="FFFFFF"/>
        </w:rPr>
        <w:t>ngelini</w:t>
      </w:r>
      <w:r w:rsidRPr="00F66C4B">
        <w:rPr>
          <w:rFonts w:ascii="Arial" w:hAnsi="Arial" w:cs="Arial"/>
          <w:color w:val="222222"/>
          <w:shd w:val="clear" w:color="auto" w:fill="FFFFFF"/>
        </w:rPr>
        <w:t>, Flavio.</w:t>
      </w:r>
      <w:r w:rsidR="00D608B2">
        <w:rPr>
          <w:rFonts w:ascii="Arial" w:hAnsi="Arial" w:cs="Arial"/>
          <w:color w:val="222222"/>
          <w:shd w:val="clear" w:color="auto" w:fill="FFFFFF"/>
        </w:rPr>
        <w:t xml:space="preserve"> (1995).</w:t>
      </w:r>
      <w:r w:rsidRPr="00F66C4B">
        <w:rPr>
          <w:rFonts w:ascii="Arial" w:hAnsi="Arial" w:cs="Arial"/>
          <w:color w:val="222222"/>
          <w:shd w:val="clear" w:color="auto" w:fill="FFFFFF"/>
        </w:rPr>
        <w:t xml:space="preserve"> Estatística aplicada. São Paulo: Atlas, 1995. 286 p.</w:t>
      </w:r>
    </w:p>
    <w:p w14:paraId="7E215E26" w14:textId="77777777" w:rsidR="00D0159A" w:rsidRDefault="00D0159A" w:rsidP="00BD61B6">
      <w:pPr>
        <w:spacing w:line="360" w:lineRule="auto"/>
        <w:jc w:val="both"/>
        <w:rPr>
          <w:rFonts w:ascii="Arial" w:hAnsi="Arial" w:cs="Arial"/>
          <w:color w:val="222222"/>
          <w:shd w:val="clear" w:color="auto" w:fill="FFFFFF"/>
        </w:rPr>
      </w:pPr>
    </w:p>
    <w:p w14:paraId="1D2A5CB8" w14:textId="7DAE07EB" w:rsidR="007976E1" w:rsidRPr="003A76BF" w:rsidRDefault="000A5D76" w:rsidP="00BD61B6">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lastRenderedPageBreak/>
        <w:t>Montgomery</w:t>
      </w:r>
      <w:r w:rsidR="00DD64BA" w:rsidRPr="0018482C">
        <w:rPr>
          <w:rFonts w:ascii="Arial" w:hAnsi="Arial" w:cs="Arial"/>
          <w:color w:val="222222"/>
          <w:shd w:val="clear" w:color="auto" w:fill="FFFFFF"/>
        </w:rPr>
        <w:t xml:space="preserve">, D. C., </w:t>
      </w:r>
      <w:r w:rsidRPr="0018482C">
        <w:rPr>
          <w:rFonts w:ascii="Arial" w:hAnsi="Arial" w:cs="Arial"/>
          <w:color w:val="222222"/>
          <w:shd w:val="clear" w:color="auto" w:fill="FFFFFF"/>
        </w:rPr>
        <w:t>Runger</w:t>
      </w:r>
      <w:r w:rsidR="00DD64BA" w:rsidRPr="0018482C">
        <w:rPr>
          <w:rFonts w:ascii="Arial" w:hAnsi="Arial" w:cs="Arial"/>
          <w:color w:val="222222"/>
          <w:shd w:val="clear" w:color="auto" w:fill="FFFFFF"/>
        </w:rPr>
        <w:t xml:space="preserve">, G. C. (2003). </w:t>
      </w:r>
      <w:r w:rsidR="00DD64BA" w:rsidRPr="00DD64BA">
        <w:rPr>
          <w:rFonts w:ascii="Arial" w:hAnsi="Arial" w:cs="Arial"/>
          <w:color w:val="222222"/>
          <w:shd w:val="clear" w:color="auto" w:fill="FFFFFF"/>
        </w:rPr>
        <w:t xml:space="preserve">Estatística aplicada e probabilidade para engenheiros, 2ª. </w:t>
      </w:r>
      <w:r w:rsidR="00DD64BA" w:rsidRPr="003A76BF">
        <w:rPr>
          <w:rFonts w:ascii="Arial" w:hAnsi="Arial" w:cs="Arial"/>
          <w:color w:val="222222"/>
          <w:shd w:val="clear" w:color="auto" w:fill="FFFFFF"/>
        </w:rPr>
        <w:t>Ed. Rio de Janeiro: Editora LTC, 416.</w:t>
      </w:r>
    </w:p>
    <w:p w14:paraId="1F4AB9A6" w14:textId="77777777" w:rsidR="00614548" w:rsidRPr="003A76BF" w:rsidRDefault="00614548" w:rsidP="00BD61B6">
      <w:pPr>
        <w:spacing w:line="360" w:lineRule="auto"/>
        <w:jc w:val="both"/>
        <w:rPr>
          <w:rFonts w:ascii="Arial" w:hAnsi="Arial" w:cs="Arial"/>
          <w:color w:val="222222"/>
          <w:shd w:val="clear" w:color="auto" w:fill="FFFFFF"/>
        </w:rPr>
      </w:pPr>
    </w:p>
    <w:p w14:paraId="4FCC47DA" w14:textId="33011F36" w:rsidR="00614548" w:rsidRPr="0018482C" w:rsidRDefault="00614548" w:rsidP="00BD61B6">
      <w:pPr>
        <w:spacing w:line="360" w:lineRule="auto"/>
        <w:jc w:val="both"/>
        <w:rPr>
          <w:rFonts w:ascii="Arial" w:hAnsi="Arial" w:cs="Arial"/>
          <w:color w:val="222222"/>
          <w:shd w:val="clear" w:color="auto" w:fill="FFFFFF"/>
          <w:lang w:val="en-US"/>
        </w:rPr>
      </w:pPr>
      <w:proofErr w:type="spellStart"/>
      <w:r w:rsidRPr="00EE2538">
        <w:rPr>
          <w:rFonts w:ascii="Arial" w:hAnsi="Arial" w:cs="Arial"/>
          <w:color w:val="222222"/>
          <w:shd w:val="clear" w:color="auto" w:fill="FFFFFF"/>
          <w:lang w:val="en-US"/>
        </w:rPr>
        <w:t>Nelder</w:t>
      </w:r>
      <w:proofErr w:type="spellEnd"/>
      <w:r w:rsidRPr="00EE2538">
        <w:rPr>
          <w:rFonts w:ascii="Arial" w:hAnsi="Arial" w:cs="Arial"/>
          <w:color w:val="222222"/>
          <w:shd w:val="clear" w:color="auto" w:fill="FFFFFF"/>
          <w:lang w:val="en-US"/>
        </w:rPr>
        <w:t xml:space="preserve">, J. A., &amp; Wedderburn, R. W. (1972). </w:t>
      </w:r>
      <w:r w:rsidRPr="00614548">
        <w:rPr>
          <w:rFonts w:ascii="Arial" w:hAnsi="Arial" w:cs="Arial"/>
          <w:color w:val="222222"/>
          <w:shd w:val="clear" w:color="auto" w:fill="FFFFFF"/>
          <w:lang w:val="en-US"/>
        </w:rPr>
        <w:t>Generalized linear models. Journal of the Royal Statistical Society: Series A (General), 135(3), 370-384.</w:t>
      </w:r>
    </w:p>
    <w:p w14:paraId="1999F68A" w14:textId="77777777" w:rsidR="00641B7C" w:rsidRPr="0018482C" w:rsidRDefault="00641B7C" w:rsidP="00BD61B6">
      <w:pPr>
        <w:spacing w:line="360" w:lineRule="auto"/>
        <w:jc w:val="both"/>
        <w:rPr>
          <w:rFonts w:ascii="Arial" w:hAnsi="Arial" w:cs="Arial"/>
          <w:color w:val="222222"/>
          <w:shd w:val="clear" w:color="auto" w:fill="FFFFFF"/>
          <w:lang w:val="en-US"/>
        </w:rPr>
      </w:pPr>
    </w:p>
    <w:p w14:paraId="39D70D96" w14:textId="007A6803" w:rsidR="00641B7C" w:rsidRPr="00641B7C" w:rsidRDefault="00641B7C" w:rsidP="00BD61B6">
      <w:pPr>
        <w:spacing w:line="360" w:lineRule="auto"/>
        <w:jc w:val="both"/>
        <w:rPr>
          <w:rFonts w:ascii="Arial" w:hAnsi="Arial" w:cs="Arial"/>
          <w:color w:val="222222"/>
          <w:shd w:val="clear" w:color="auto" w:fill="FFFFFF"/>
          <w:lang w:val="en-US"/>
        </w:rPr>
      </w:pPr>
      <w:r w:rsidRPr="00641B7C">
        <w:rPr>
          <w:rFonts w:ascii="Arial" w:hAnsi="Arial" w:cs="Arial"/>
          <w:color w:val="222222"/>
          <w:shd w:val="clear" w:color="auto" w:fill="FFFFFF"/>
          <w:lang w:val="en-US"/>
        </w:rPr>
        <w:t>Neyman, J. (1937). Outline of a theory of statistical estimation based on the classical theory of probability. Philosophical Transactions of the Royal Society of London. Series A, Mathematical and Physical Sciences, 236(767), 333-380.</w:t>
      </w:r>
    </w:p>
    <w:p w14:paraId="4A463D90" w14:textId="77777777" w:rsidR="0066202F" w:rsidRPr="00641B7C" w:rsidRDefault="0066202F" w:rsidP="00BD61B6">
      <w:pPr>
        <w:spacing w:line="360" w:lineRule="auto"/>
        <w:jc w:val="both"/>
        <w:rPr>
          <w:rFonts w:ascii="Arial" w:hAnsi="Arial" w:cs="Arial"/>
          <w:color w:val="222222"/>
          <w:shd w:val="clear" w:color="auto" w:fill="FFFFFF"/>
          <w:lang w:val="en-US"/>
        </w:rPr>
      </w:pPr>
    </w:p>
    <w:p w14:paraId="441A0DB1" w14:textId="1786A188" w:rsidR="0066202F" w:rsidRPr="00C91449" w:rsidRDefault="0066202F" w:rsidP="00BD61B6">
      <w:pPr>
        <w:spacing w:line="360" w:lineRule="auto"/>
        <w:jc w:val="both"/>
        <w:rPr>
          <w:rFonts w:ascii="Arial" w:hAnsi="Arial" w:cs="Arial"/>
          <w:color w:val="222222"/>
          <w:shd w:val="clear" w:color="auto" w:fill="FFFFFF"/>
        </w:rPr>
      </w:pPr>
      <w:r w:rsidRPr="0066202F">
        <w:rPr>
          <w:rFonts w:ascii="Arial" w:hAnsi="Arial" w:cs="Arial"/>
          <w:color w:val="222222"/>
          <w:shd w:val="clear" w:color="auto" w:fill="FFFFFF"/>
        </w:rPr>
        <w:t>P</w:t>
      </w:r>
      <w:r>
        <w:rPr>
          <w:rFonts w:ascii="Arial" w:hAnsi="Arial" w:cs="Arial"/>
          <w:color w:val="222222"/>
          <w:shd w:val="clear" w:color="auto" w:fill="FFFFFF"/>
        </w:rPr>
        <w:t>elli</w:t>
      </w:r>
      <w:r w:rsidRPr="0066202F">
        <w:rPr>
          <w:rFonts w:ascii="Arial" w:hAnsi="Arial" w:cs="Arial"/>
          <w:color w:val="222222"/>
          <w:shd w:val="clear" w:color="auto" w:fill="FFFFFF"/>
        </w:rPr>
        <w:t xml:space="preserve"> N</w:t>
      </w:r>
      <w:r>
        <w:rPr>
          <w:rFonts w:ascii="Arial" w:hAnsi="Arial" w:cs="Arial"/>
          <w:color w:val="222222"/>
          <w:shd w:val="clear" w:color="auto" w:fill="FFFFFF"/>
        </w:rPr>
        <w:t>eto</w:t>
      </w:r>
      <w:r w:rsidRPr="0066202F">
        <w:rPr>
          <w:rFonts w:ascii="Arial" w:hAnsi="Arial" w:cs="Arial"/>
          <w:color w:val="222222"/>
          <w:shd w:val="clear" w:color="auto" w:fill="FFFFFF"/>
        </w:rPr>
        <w:t>, A. (2003). Curso de Engenharia de Avaliação Imobiliária–fundamentos e aplicação da estatística inferencial. Belo Horizonte, MG</w:t>
      </w:r>
      <w:r>
        <w:rPr>
          <w:rFonts w:ascii="Arial" w:hAnsi="Arial" w:cs="Arial"/>
          <w:color w:val="222222"/>
          <w:shd w:val="clear" w:color="auto" w:fill="FFFFFF"/>
        </w:rPr>
        <w:t>.</w:t>
      </w:r>
    </w:p>
    <w:p w14:paraId="21E0119E" w14:textId="77777777" w:rsidR="00D57F69" w:rsidRDefault="00D57F69" w:rsidP="00BD61B6">
      <w:pPr>
        <w:spacing w:line="360" w:lineRule="auto"/>
        <w:jc w:val="both"/>
        <w:rPr>
          <w:rFonts w:ascii="Arial" w:hAnsi="Arial" w:cs="Arial"/>
          <w:color w:val="222222"/>
          <w:shd w:val="clear" w:color="auto" w:fill="FFFFFF"/>
        </w:rPr>
      </w:pPr>
    </w:p>
    <w:p w14:paraId="14666D2E" w14:textId="138F7BA1" w:rsidR="000B42EB" w:rsidRPr="0018482C" w:rsidRDefault="00F31B5A" w:rsidP="00BD61B6">
      <w:pPr>
        <w:spacing w:line="360" w:lineRule="auto"/>
        <w:jc w:val="both"/>
        <w:rPr>
          <w:rFonts w:ascii="Arial" w:hAnsi="Arial" w:cs="Arial"/>
          <w:color w:val="222222"/>
          <w:shd w:val="clear" w:color="auto" w:fill="FFFFFF"/>
          <w:lang w:val="en-US"/>
        </w:rPr>
      </w:pPr>
      <w:r w:rsidRPr="00F31B5A">
        <w:rPr>
          <w:rFonts w:ascii="Arial" w:hAnsi="Arial" w:cs="Arial"/>
          <w:color w:val="222222"/>
          <w:shd w:val="clear" w:color="auto" w:fill="FFFFFF"/>
        </w:rPr>
        <w:t xml:space="preserve">Pessanha, J. F. M., Mello, M. A. R. F. D., Barros, M., &amp; Souza, R. C. (2010). Avaliação dos custos operacionais eficientes das empresas de transmissão do setor elétrico Brasileiro: uma proposta de adaptação do modelo DEA adotado pela ANEEL. </w:t>
      </w:r>
      <w:r w:rsidRPr="0018482C">
        <w:rPr>
          <w:rFonts w:ascii="Arial" w:hAnsi="Arial" w:cs="Arial"/>
          <w:color w:val="222222"/>
          <w:shd w:val="clear" w:color="auto" w:fill="FFFFFF"/>
          <w:lang w:val="en-US"/>
        </w:rPr>
        <w:t>Pesquisa Operacional, 30, 521-545.</w:t>
      </w:r>
    </w:p>
    <w:p w14:paraId="674D2CD9" w14:textId="77777777" w:rsidR="00F2369A" w:rsidRPr="0018482C" w:rsidRDefault="00F2369A" w:rsidP="00BD61B6">
      <w:pPr>
        <w:spacing w:line="360" w:lineRule="auto"/>
        <w:jc w:val="both"/>
        <w:rPr>
          <w:rFonts w:ascii="Arial" w:hAnsi="Arial" w:cs="Arial"/>
          <w:color w:val="222222"/>
          <w:shd w:val="clear" w:color="auto" w:fill="FFFFFF"/>
          <w:lang w:val="en-US"/>
        </w:rPr>
      </w:pPr>
    </w:p>
    <w:p w14:paraId="2529CACA" w14:textId="57BE17AC" w:rsidR="00F2369A" w:rsidRPr="003160CE" w:rsidRDefault="00F2369A" w:rsidP="00BD61B6">
      <w:pPr>
        <w:spacing w:line="360" w:lineRule="auto"/>
        <w:jc w:val="both"/>
        <w:rPr>
          <w:ins w:id="209" w:author="Igor Mazzeto" w:date="2023-04-30T10:59:00Z"/>
          <w:rFonts w:ascii="Arial" w:hAnsi="Arial" w:cs="Arial"/>
          <w:color w:val="222222"/>
          <w:shd w:val="clear" w:color="auto" w:fill="FFFFFF"/>
          <w:lang w:val="en-US"/>
        </w:rPr>
      </w:pPr>
      <w:r w:rsidRPr="00865F30">
        <w:rPr>
          <w:rFonts w:ascii="Arial" w:hAnsi="Arial" w:cs="Arial"/>
          <w:color w:val="222222"/>
          <w:shd w:val="clear" w:color="auto" w:fill="FFFFFF"/>
          <w:lang w:val="en-US"/>
        </w:rPr>
        <w:t xml:space="preserve">Razali, N. M., &amp; Wah, Y. B. (2011). </w:t>
      </w:r>
      <w:r w:rsidRPr="00F2369A">
        <w:rPr>
          <w:rFonts w:ascii="Arial" w:hAnsi="Arial" w:cs="Arial"/>
          <w:color w:val="222222"/>
          <w:shd w:val="clear" w:color="auto" w:fill="FFFFFF"/>
          <w:lang w:val="en-US"/>
        </w:rPr>
        <w:t xml:space="preserve">Power comparisons of shapiro-wilk, kolmogorov-smirnov, lilliefors and anderson-darling tests. </w:t>
      </w:r>
      <w:r w:rsidRPr="003160CE">
        <w:rPr>
          <w:rFonts w:ascii="Arial" w:hAnsi="Arial" w:cs="Arial"/>
          <w:color w:val="222222"/>
          <w:shd w:val="clear" w:color="auto" w:fill="FFFFFF"/>
          <w:lang w:val="en-US"/>
        </w:rPr>
        <w:t>Journal of statistical modeling and analytics, 2(1), 21-33.</w:t>
      </w:r>
    </w:p>
    <w:p w14:paraId="1D947A0B" w14:textId="77777777" w:rsidR="00F462E7" w:rsidRPr="003160CE" w:rsidRDefault="00F462E7" w:rsidP="00BD61B6">
      <w:pPr>
        <w:spacing w:line="360" w:lineRule="auto"/>
        <w:jc w:val="both"/>
        <w:rPr>
          <w:ins w:id="210" w:author="Igor Mazzeto" w:date="2023-04-30T10:59:00Z"/>
          <w:rFonts w:ascii="Arial" w:hAnsi="Arial" w:cs="Arial"/>
          <w:color w:val="222222"/>
          <w:shd w:val="clear" w:color="auto" w:fill="FFFFFF"/>
          <w:lang w:val="en-US"/>
        </w:rPr>
      </w:pPr>
    </w:p>
    <w:p w14:paraId="73051B04" w14:textId="60341827" w:rsidR="00F462E7" w:rsidRDefault="00F462E7" w:rsidP="00BD61B6">
      <w:pPr>
        <w:spacing w:line="360" w:lineRule="auto"/>
        <w:jc w:val="both"/>
        <w:rPr>
          <w:rFonts w:ascii="Arial" w:hAnsi="Arial" w:cs="Arial"/>
          <w:color w:val="222222"/>
          <w:shd w:val="clear" w:color="auto" w:fill="FFFFFF"/>
        </w:rPr>
      </w:pPr>
      <w:ins w:id="211" w:author="Igor Mazzeto" w:date="2023-04-30T10:59:00Z">
        <w:r w:rsidRPr="003160CE">
          <w:rPr>
            <w:rFonts w:ascii="Arial" w:hAnsi="Arial" w:cs="Arial"/>
            <w:color w:val="222222"/>
            <w:shd w:val="clear" w:color="auto" w:fill="FFFFFF"/>
            <w:lang w:val="en-US"/>
          </w:rPr>
          <w:t xml:space="preserve">Santos, B. R. D. (2012). </w:t>
        </w:r>
        <w:r w:rsidRPr="00F462E7">
          <w:rPr>
            <w:rFonts w:ascii="Arial" w:hAnsi="Arial" w:cs="Arial"/>
            <w:color w:val="222222"/>
            <w:shd w:val="clear" w:color="auto" w:fill="FFFFFF"/>
          </w:rPr>
          <w:t>Modelos de regressão quantílica (Doctoral dissertation, Universidade de São Paulo).</w:t>
        </w:r>
      </w:ins>
    </w:p>
    <w:p w14:paraId="45FB4167" w14:textId="77777777" w:rsidR="00F31B5A" w:rsidRDefault="00F31B5A" w:rsidP="00BD61B6">
      <w:pPr>
        <w:spacing w:line="360" w:lineRule="auto"/>
        <w:jc w:val="both"/>
        <w:rPr>
          <w:rFonts w:ascii="Arial" w:hAnsi="Arial" w:cs="Arial"/>
          <w:color w:val="222222"/>
          <w:shd w:val="clear" w:color="auto" w:fill="FFFFFF"/>
        </w:rPr>
      </w:pPr>
    </w:p>
    <w:p w14:paraId="04607631" w14:textId="29F54966" w:rsidR="00CA0F72" w:rsidRPr="002775F3" w:rsidRDefault="00CA0F72" w:rsidP="00BD61B6">
      <w:pPr>
        <w:spacing w:line="360" w:lineRule="auto"/>
        <w:jc w:val="both"/>
        <w:rPr>
          <w:rFonts w:ascii="Arial" w:hAnsi="Arial" w:cs="Arial"/>
        </w:rPr>
      </w:pPr>
      <w:r w:rsidRPr="00CA0F72">
        <w:rPr>
          <w:rFonts w:ascii="Arial" w:hAnsi="Arial" w:cs="Arial"/>
        </w:rPr>
        <w:t xml:space="preserve">Sharpe, N. R. (2000). Estatística aplicada: administração, economia e negócios. </w:t>
      </w:r>
      <w:r w:rsidRPr="002775F3">
        <w:rPr>
          <w:rFonts w:ascii="Arial" w:hAnsi="Arial" w:cs="Arial"/>
        </w:rPr>
        <w:t>Grupo A-Bookman.</w:t>
      </w:r>
    </w:p>
    <w:p w14:paraId="0621F8C0" w14:textId="77777777" w:rsidR="005B70EB" w:rsidRPr="002775F3" w:rsidRDefault="005B70EB" w:rsidP="00BD61B6">
      <w:pPr>
        <w:spacing w:line="360" w:lineRule="auto"/>
        <w:jc w:val="both"/>
        <w:rPr>
          <w:rFonts w:ascii="Arial" w:hAnsi="Arial" w:cs="Arial"/>
        </w:rPr>
      </w:pPr>
    </w:p>
    <w:p w14:paraId="104D13D0" w14:textId="288DB1B1" w:rsidR="005B70EB" w:rsidRPr="002775F3" w:rsidRDefault="005B70EB" w:rsidP="00BD61B6">
      <w:pPr>
        <w:spacing w:line="360" w:lineRule="auto"/>
        <w:jc w:val="both"/>
        <w:rPr>
          <w:rFonts w:ascii="Arial" w:hAnsi="Arial" w:cs="Arial"/>
        </w:rPr>
      </w:pPr>
      <w:r w:rsidRPr="005B70EB">
        <w:rPr>
          <w:rFonts w:ascii="Arial" w:hAnsi="Arial" w:cs="Arial"/>
        </w:rPr>
        <w:t xml:space="preserve">Silva, D., Lopes, E. L., &amp; Junior, S. S. B. (2014). Pesquisa quantitativa: elementos, paradigmas e definições. </w:t>
      </w:r>
      <w:r w:rsidRPr="002775F3">
        <w:rPr>
          <w:rFonts w:ascii="Arial" w:hAnsi="Arial" w:cs="Arial"/>
        </w:rPr>
        <w:t>Revista de Gestão e Secretariado, 5(1), 01-18.</w:t>
      </w:r>
    </w:p>
    <w:p w14:paraId="2E5C2E60" w14:textId="77777777" w:rsidR="00E56BD3" w:rsidRPr="002775F3" w:rsidRDefault="00E56BD3" w:rsidP="00BD61B6">
      <w:pPr>
        <w:spacing w:line="360" w:lineRule="auto"/>
        <w:jc w:val="both"/>
        <w:rPr>
          <w:rFonts w:ascii="Arial" w:hAnsi="Arial" w:cs="Arial"/>
        </w:rPr>
      </w:pPr>
    </w:p>
    <w:p w14:paraId="40857F1E" w14:textId="3E4FF7FB" w:rsidR="00E56BD3" w:rsidRDefault="00E56BD3" w:rsidP="00BD61B6">
      <w:pPr>
        <w:spacing w:line="360" w:lineRule="auto"/>
        <w:jc w:val="both"/>
        <w:rPr>
          <w:rFonts w:ascii="Arial" w:hAnsi="Arial" w:cs="Arial"/>
        </w:rPr>
      </w:pPr>
      <w:r w:rsidRPr="00E56BD3">
        <w:rPr>
          <w:rFonts w:ascii="Arial" w:hAnsi="Arial" w:cs="Arial"/>
        </w:rPr>
        <w:lastRenderedPageBreak/>
        <w:t>Silva, D. &amp; Simon, F. O. (2005). Abordagem quantitativa de análise de dados de pesquisa:</w:t>
      </w:r>
      <w:r>
        <w:rPr>
          <w:rFonts w:ascii="Arial" w:hAnsi="Arial" w:cs="Arial"/>
        </w:rPr>
        <w:t xml:space="preserve"> </w:t>
      </w:r>
      <w:r w:rsidRPr="00E56BD3">
        <w:rPr>
          <w:rFonts w:ascii="Arial" w:hAnsi="Arial" w:cs="Arial"/>
        </w:rPr>
        <w:t xml:space="preserve">construção e validação de escala de atitude. </w:t>
      </w:r>
      <w:r w:rsidRPr="003A76BF">
        <w:rPr>
          <w:rFonts w:ascii="Arial" w:hAnsi="Arial" w:cs="Arial"/>
        </w:rPr>
        <w:t>Cadernos do CERU, 2(16), 11-27.</w:t>
      </w:r>
    </w:p>
    <w:p w14:paraId="2D3E0F17" w14:textId="77777777" w:rsidR="002B0ABF" w:rsidRPr="003A76BF" w:rsidRDefault="002B0ABF" w:rsidP="00BD61B6">
      <w:pPr>
        <w:spacing w:line="360" w:lineRule="auto"/>
        <w:jc w:val="both"/>
        <w:rPr>
          <w:rFonts w:ascii="Arial" w:hAnsi="Arial" w:cs="Arial"/>
        </w:rPr>
      </w:pPr>
    </w:p>
    <w:p w14:paraId="6050AFB3" w14:textId="64712C5D" w:rsidR="00520D34" w:rsidRPr="002B0ABF" w:rsidRDefault="002B0ABF" w:rsidP="00BD61B6">
      <w:pPr>
        <w:spacing w:line="360" w:lineRule="auto"/>
        <w:jc w:val="both"/>
        <w:rPr>
          <w:rFonts w:ascii="Arial" w:hAnsi="Arial" w:cs="Arial"/>
          <w:lang w:val="en-US"/>
        </w:rPr>
      </w:pPr>
      <w:r w:rsidRPr="002B0ABF">
        <w:rPr>
          <w:rFonts w:ascii="Arial" w:hAnsi="Arial" w:cs="Arial"/>
        </w:rPr>
        <w:t xml:space="preserve">Sobral, T. L., &amp; Barreto, G. (2016). Utilização dos critérios de informação na seleção de modelos de regressão linear. </w:t>
      </w:r>
      <w:r w:rsidRPr="002B0ABF">
        <w:rPr>
          <w:rFonts w:ascii="Arial" w:hAnsi="Arial" w:cs="Arial"/>
          <w:lang w:val="en-US"/>
        </w:rPr>
        <w:t>Proceeding Series of the Brazilian Society of Computational and Applied Mathematics, 4(1).</w:t>
      </w:r>
    </w:p>
    <w:p w14:paraId="378BEF77" w14:textId="77777777" w:rsidR="002B0ABF" w:rsidRPr="002B0ABF" w:rsidRDefault="002B0ABF" w:rsidP="00BD61B6">
      <w:pPr>
        <w:spacing w:line="360" w:lineRule="auto"/>
        <w:jc w:val="both"/>
        <w:rPr>
          <w:rFonts w:ascii="Arial" w:hAnsi="Arial" w:cs="Arial"/>
          <w:lang w:val="en-US"/>
        </w:rPr>
      </w:pPr>
    </w:p>
    <w:p w14:paraId="1C073887" w14:textId="4B96A620" w:rsidR="00CA0F72" w:rsidRDefault="00520D34" w:rsidP="00BD61B6">
      <w:pPr>
        <w:spacing w:line="360" w:lineRule="auto"/>
        <w:jc w:val="both"/>
        <w:rPr>
          <w:rFonts w:ascii="Arial" w:hAnsi="Arial" w:cs="Arial"/>
        </w:rPr>
      </w:pPr>
      <w:r w:rsidRPr="00520D34">
        <w:rPr>
          <w:rFonts w:ascii="Arial" w:hAnsi="Arial" w:cs="Arial"/>
        </w:rPr>
        <w:t>Sousa, K. M. D. M. (2010). Modelos lineares generalizados e modelos de dispersão aplicados à modelagem de sinistros agrícolas (Doctoral dissertation, Universidade de São Paulo).</w:t>
      </w:r>
    </w:p>
    <w:p w14:paraId="78B406BB" w14:textId="77777777" w:rsidR="00520D34" w:rsidRPr="00520D34" w:rsidRDefault="00520D34" w:rsidP="00BD61B6">
      <w:pPr>
        <w:spacing w:line="360" w:lineRule="auto"/>
        <w:jc w:val="both"/>
        <w:rPr>
          <w:rFonts w:ascii="Arial" w:hAnsi="Arial" w:cs="Arial"/>
        </w:rPr>
      </w:pPr>
    </w:p>
    <w:p w14:paraId="52DCEB1F" w14:textId="03A2EA68" w:rsidR="000B42EB" w:rsidRDefault="000B42EB" w:rsidP="00BD61B6">
      <w:pPr>
        <w:spacing w:line="360" w:lineRule="auto"/>
        <w:jc w:val="both"/>
        <w:rPr>
          <w:rFonts w:ascii="Arial" w:hAnsi="Arial" w:cs="Arial"/>
          <w:lang w:val="en-US"/>
        </w:rPr>
      </w:pPr>
      <w:r w:rsidRPr="0018482C">
        <w:rPr>
          <w:rFonts w:ascii="Arial" w:hAnsi="Arial" w:cs="Arial"/>
          <w:lang w:val="en-US"/>
        </w:rPr>
        <w:t xml:space="preserve">Stanton, J. M. (2001). </w:t>
      </w:r>
      <w:r w:rsidRPr="000B42EB">
        <w:rPr>
          <w:rFonts w:ascii="Arial" w:hAnsi="Arial" w:cs="Arial"/>
          <w:lang w:val="en-US"/>
        </w:rPr>
        <w:t xml:space="preserve">Galton, Pearson, and the peas: A brief history of linear regression for statistics instructors. </w:t>
      </w:r>
      <w:r w:rsidRPr="00443D36">
        <w:rPr>
          <w:rFonts w:ascii="Arial" w:hAnsi="Arial" w:cs="Arial"/>
          <w:lang w:val="en-US"/>
        </w:rPr>
        <w:t>Journal of Statistics Education, 9(3).</w:t>
      </w:r>
    </w:p>
    <w:p w14:paraId="450A53EA" w14:textId="77777777" w:rsidR="00F31B5A" w:rsidRDefault="00F31B5A" w:rsidP="00BD61B6">
      <w:pPr>
        <w:spacing w:line="360" w:lineRule="auto"/>
        <w:jc w:val="both"/>
        <w:rPr>
          <w:rFonts w:ascii="Arial" w:hAnsi="Arial" w:cs="Arial"/>
          <w:lang w:val="en-US"/>
        </w:rPr>
      </w:pPr>
    </w:p>
    <w:p w14:paraId="2D24786B" w14:textId="77777777" w:rsidR="00F31B5A" w:rsidRDefault="00F31B5A" w:rsidP="00BD61B6">
      <w:pPr>
        <w:spacing w:line="360" w:lineRule="auto"/>
        <w:rPr>
          <w:rFonts w:ascii="Arial" w:hAnsi="Arial" w:cs="Arial"/>
          <w:color w:val="222222"/>
          <w:shd w:val="clear" w:color="auto" w:fill="FFFFFF"/>
          <w:lang w:val="en-US"/>
        </w:rPr>
      </w:pPr>
      <w:r w:rsidRPr="00C91449">
        <w:rPr>
          <w:rFonts w:ascii="Arial" w:hAnsi="Arial" w:cs="Arial"/>
          <w:color w:val="222222"/>
          <w:shd w:val="clear" w:color="auto" w:fill="FFFFFF"/>
          <w:lang w:val="en-US"/>
        </w:rPr>
        <w:t>Upton, G., &amp; Cook, I. (2014). </w:t>
      </w:r>
      <w:r w:rsidRPr="00C91449">
        <w:rPr>
          <w:rFonts w:ascii="Arial" w:hAnsi="Arial" w:cs="Arial"/>
          <w:i/>
          <w:iCs/>
          <w:color w:val="222222"/>
          <w:shd w:val="clear" w:color="auto" w:fill="FFFFFF"/>
          <w:lang w:val="en-US"/>
        </w:rPr>
        <w:t>A dictionary of statistics 3e</w:t>
      </w:r>
      <w:r w:rsidRPr="00C91449">
        <w:rPr>
          <w:rFonts w:ascii="Arial" w:hAnsi="Arial" w:cs="Arial"/>
          <w:color w:val="222222"/>
          <w:shd w:val="clear" w:color="auto" w:fill="FFFFFF"/>
          <w:lang w:val="en-US"/>
        </w:rPr>
        <w:t xml:space="preserve">. </w:t>
      </w:r>
      <w:r w:rsidRPr="0018482C">
        <w:rPr>
          <w:rFonts w:ascii="Arial" w:hAnsi="Arial" w:cs="Arial"/>
          <w:color w:val="222222"/>
          <w:shd w:val="clear" w:color="auto" w:fill="FFFFFF"/>
          <w:lang w:val="en-US"/>
        </w:rPr>
        <w:t>Oxford university press.</w:t>
      </w:r>
    </w:p>
    <w:p w14:paraId="2F4D88EE" w14:textId="77777777" w:rsidR="00235BC6" w:rsidRDefault="00235BC6" w:rsidP="00BD61B6">
      <w:pPr>
        <w:spacing w:line="360" w:lineRule="auto"/>
        <w:rPr>
          <w:rFonts w:ascii="Arial" w:hAnsi="Arial" w:cs="Arial"/>
          <w:color w:val="222222"/>
          <w:shd w:val="clear" w:color="auto" w:fill="FFFFFF"/>
          <w:lang w:val="en-US"/>
        </w:rPr>
      </w:pPr>
    </w:p>
    <w:p w14:paraId="1254BA0B" w14:textId="77777777" w:rsidR="00F31B5A" w:rsidRPr="00614548" w:rsidRDefault="00F31B5A" w:rsidP="00BD61B6">
      <w:pPr>
        <w:spacing w:line="360" w:lineRule="auto"/>
        <w:rPr>
          <w:rFonts w:ascii="Arial" w:hAnsi="Arial" w:cs="Arial"/>
          <w:lang w:val="en-US"/>
        </w:rPr>
      </w:pPr>
      <w:r w:rsidRPr="00614548">
        <w:rPr>
          <w:rFonts w:ascii="Arial" w:hAnsi="Arial" w:cs="Arial"/>
          <w:lang w:val="en-US"/>
        </w:rPr>
        <w:br w:type="page"/>
      </w:r>
    </w:p>
    <w:p w14:paraId="21B990EB" w14:textId="6D23D2A3" w:rsidR="00F31B5A" w:rsidRPr="003A76BF" w:rsidRDefault="00F31B5A" w:rsidP="00BD61B6">
      <w:pPr>
        <w:spacing w:line="360" w:lineRule="auto"/>
        <w:rPr>
          <w:rFonts w:ascii="Arial" w:hAnsi="Arial" w:cs="Arial"/>
          <w:lang w:val="en-US"/>
        </w:rPr>
      </w:pPr>
      <w:r w:rsidRPr="003A76BF">
        <w:rPr>
          <w:rFonts w:ascii="Arial" w:hAnsi="Arial" w:cs="Arial"/>
          <w:lang w:val="en-US"/>
        </w:rPr>
        <w:lastRenderedPageBreak/>
        <w:t>Links</w:t>
      </w:r>
    </w:p>
    <w:p w14:paraId="7BF7CFB2" w14:textId="77777777" w:rsidR="00F31B5A" w:rsidRPr="003A76BF" w:rsidRDefault="00F31B5A" w:rsidP="00BD61B6">
      <w:pPr>
        <w:spacing w:line="360" w:lineRule="auto"/>
        <w:rPr>
          <w:rFonts w:ascii="Arial" w:hAnsi="Arial" w:cs="Arial"/>
          <w:lang w:val="en-US"/>
        </w:rPr>
      </w:pPr>
    </w:p>
    <w:p w14:paraId="14BFE3E6" w14:textId="041D0CD8" w:rsidR="00732E0C" w:rsidRPr="003A76BF" w:rsidRDefault="00730128" w:rsidP="00BD61B6">
      <w:pPr>
        <w:spacing w:line="360" w:lineRule="auto"/>
        <w:rPr>
          <w:rFonts w:ascii="Arial" w:hAnsi="Arial" w:cs="Arial"/>
          <w:lang w:val="en-US"/>
        </w:rPr>
      </w:pPr>
      <w:r>
        <w:fldChar w:fldCharType="begin"/>
      </w:r>
      <w:r w:rsidRPr="00D23861">
        <w:rPr>
          <w:lang w:val="en-US"/>
          <w:rPrChange w:id="212" w:author="Marcelo COsta" w:date="2023-04-26T09:24:00Z">
            <w:rPr/>
          </w:rPrChange>
        </w:rPr>
        <w:instrText>HYPERLINK "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 \l ":~:text=decis%C3%B5es%20da%20Ag%C3%AAncia.-,NOTA%20T%C3%89CNICA%20N%C2%BA%2097%2F2022%E2%80%93SRM%2FANEEL%20Em,29%20de%20julho%20de%202022.&amp;text=para%20consolida%C3%A7%C3%A3o%20da%20Base%20de,Lei%20n%C2%BA%2012.783%2C%20de%202013"</w:instrText>
      </w:r>
      <w:r>
        <w:fldChar w:fldCharType="separate"/>
      </w:r>
      <w:r w:rsidR="005C1ED4" w:rsidRPr="003A76BF">
        <w:rPr>
          <w:rStyle w:val="Hyperlink"/>
          <w:rFonts w:ascii="Arial" w:hAnsi="Arial" w:cs="Arial"/>
          <w:lang w:val="en-US"/>
        </w:rPr>
        <w: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text=decis%C3%B5es%20da%20Ag%C3%AAncia.-,NOTA%20T%C3%89CNICA%20N%C2%BA%2097%2F2022%E2%80%93SRM%2FANEEL%20Em,29%20de%20julho%20de%202022.&amp;text=para%20consolida%C3%A7%C3%A3o%20da%20Base%20de,Lei%20n%C2%BA%2012.783%2C%20de%202013</w:t>
      </w:r>
      <w:r>
        <w:rPr>
          <w:rStyle w:val="Hyperlink"/>
          <w:rFonts w:ascii="Arial" w:hAnsi="Arial" w:cs="Arial"/>
          <w:lang w:val="en-US"/>
        </w:rPr>
        <w:fldChar w:fldCharType="end"/>
      </w:r>
      <w:r w:rsidR="005C1ED4" w:rsidRPr="003A76BF">
        <w:rPr>
          <w:rFonts w:ascii="Arial" w:hAnsi="Arial" w:cs="Arial"/>
          <w:lang w:val="en-US"/>
        </w:rPr>
        <w:t>.</w:t>
      </w:r>
    </w:p>
    <w:p w14:paraId="61DF8C01" w14:textId="77777777" w:rsidR="005C1ED4" w:rsidRPr="003A76BF" w:rsidRDefault="005C1ED4" w:rsidP="00BD61B6">
      <w:pPr>
        <w:spacing w:line="360" w:lineRule="auto"/>
        <w:rPr>
          <w:rFonts w:ascii="Arial" w:hAnsi="Arial" w:cs="Arial"/>
          <w:lang w:val="en-US"/>
        </w:rPr>
      </w:pPr>
    </w:p>
    <w:p w14:paraId="4DB06021" w14:textId="0264B679" w:rsidR="00732E0C" w:rsidRPr="003A76BF" w:rsidRDefault="00732E0C" w:rsidP="00BD61B6">
      <w:pPr>
        <w:spacing w:line="360" w:lineRule="auto"/>
        <w:rPr>
          <w:rFonts w:ascii="Arial" w:hAnsi="Arial" w:cs="Arial"/>
          <w:lang w:val="en-US"/>
        </w:rPr>
      </w:pPr>
    </w:p>
    <w:p w14:paraId="6CB8E352" w14:textId="005D6CBF" w:rsidR="00732E0C" w:rsidRPr="00F31B5A" w:rsidRDefault="009919B0" w:rsidP="00BD61B6">
      <w:pPr>
        <w:spacing w:line="360" w:lineRule="auto"/>
        <w:rPr>
          <w:rFonts w:ascii="Arial" w:hAnsi="Arial" w:cs="Arial"/>
          <w:color w:val="222222"/>
          <w:shd w:val="clear" w:color="auto" w:fill="FFFFFF"/>
        </w:rPr>
      </w:pPr>
      <w:r w:rsidRPr="00F31B5A">
        <w:rPr>
          <w:rFonts w:ascii="Arial" w:hAnsi="Arial" w:cs="Arial"/>
          <w:color w:val="222222"/>
          <w:shd w:val="clear" w:color="auto" w:fill="FFFFFF"/>
        </w:rPr>
        <w:t>Brasil.</w:t>
      </w:r>
      <w:r w:rsidR="00835442" w:rsidRPr="00F31B5A">
        <w:rPr>
          <w:rFonts w:ascii="Arial" w:hAnsi="Arial" w:cs="Arial"/>
          <w:color w:val="222222"/>
          <w:shd w:val="clear" w:color="auto" w:fill="FFFFFF"/>
        </w:rPr>
        <w:t xml:space="preserve"> Ministério de Minas e Energia. </w:t>
      </w:r>
      <w:r w:rsidRPr="00F31B5A">
        <w:rPr>
          <w:rFonts w:ascii="Arial" w:hAnsi="Arial" w:cs="Arial"/>
          <w:color w:val="222222"/>
          <w:shd w:val="clear" w:color="auto" w:fill="FFFFFF"/>
        </w:rPr>
        <w:t>Agência Nacional de Energia Elé</w:t>
      </w:r>
      <w:r w:rsidR="00756200" w:rsidRPr="00F31B5A">
        <w:rPr>
          <w:rFonts w:ascii="Arial" w:hAnsi="Arial" w:cs="Arial"/>
          <w:color w:val="222222"/>
          <w:shd w:val="clear" w:color="auto" w:fill="FFFFFF"/>
        </w:rPr>
        <w:t>trica</w:t>
      </w:r>
      <w:r w:rsidRPr="00F31B5A">
        <w:rPr>
          <w:rFonts w:ascii="Arial" w:hAnsi="Arial" w:cs="Arial"/>
          <w:color w:val="222222"/>
          <w:shd w:val="clear" w:color="auto" w:fill="FFFFFF"/>
        </w:rPr>
        <w:t>.</w:t>
      </w:r>
      <w:r w:rsidR="00C919A2" w:rsidRPr="00F31B5A">
        <w:rPr>
          <w:rFonts w:ascii="Arial" w:hAnsi="Arial" w:cs="Arial"/>
          <w:color w:val="222222"/>
          <w:shd w:val="clear" w:color="auto" w:fill="FFFFFF"/>
        </w:rPr>
        <w:t xml:space="preserve"> </w:t>
      </w:r>
    </w:p>
    <w:p w14:paraId="6C72CA89" w14:textId="189ABD59" w:rsidR="00732E0C" w:rsidRPr="00F31B5A" w:rsidRDefault="00732E0C" w:rsidP="00BD61B6">
      <w:pPr>
        <w:spacing w:line="360" w:lineRule="auto"/>
        <w:rPr>
          <w:rFonts w:ascii="Arial" w:hAnsi="Arial" w:cs="Arial"/>
        </w:rPr>
      </w:pPr>
    </w:p>
    <w:p w14:paraId="035EC073" w14:textId="6509A955" w:rsidR="008E4723" w:rsidRPr="00F31B5A" w:rsidRDefault="008E4723" w:rsidP="00BD61B6">
      <w:pPr>
        <w:spacing w:line="360" w:lineRule="auto"/>
        <w:rPr>
          <w:rFonts w:ascii="Arial" w:hAnsi="Arial" w:cs="Arial"/>
        </w:rPr>
      </w:pPr>
    </w:p>
    <w:p w14:paraId="3EB20C81" w14:textId="40A52F96" w:rsidR="008E4723" w:rsidRPr="00F31B5A" w:rsidRDefault="008E4723" w:rsidP="00BD61B6">
      <w:pPr>
        <w:spacing w:line="360" w:lineRule="auto"/>
        <w:rPr>
          <w:rFonts w:ascii="Arial" w:hAnsi="Arial" w:cs="Arial"/>
        </w:rPr>
      </w:pPr>
      <w:r w:rsidRPr="00F31B5A">
        <w:rPr>
          <w:rFonts w:ascii="Arial" w:hAnsi="Arial" w:cs="Arial"/>
        </w:rPr>
        <w:t>Tomada de susidio</w:t>
      </w:r>
    </w:p>
    <w:p w14:paraId="1C1F6024" w14:textId="4A61FE5D" w:rsidR="008E4723" w:rsidRPr="00F31B5A" w:rsidRDefault="00000000" w:rsidP="00BD61B6">
      <w:pPr>
        <w:spacing w:line="360" w:lineRule="auto"/>
        <w:rPr>
          <w:rFonts w:ascii="Arial" w:hAnsi="Arial" w:cs="Arial"/>
        </w:rPr>
      </w:pPr>
      <w:hyperlink r:id="rId47" w:history="1">
        <w:r w:rsidR="008E4723" w:rsidRPr="00F31B5A">
          <w:rPr>
            <w:rStyle w:val="Hyperlink"/>
            <w:rFonts w:ascii="Arial" w:hAnsi="Arial" w:cs="Arial"/>
          </w:rPr>
          <w: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w:t>
        </w:r>
      </w:hyperlink>
    </w:p>
    <w:p w14:paraId="3E53ACC0" w14:textId="77777777" w:rsidR="00C91449" w:rsidRDefault="00C91449" w:rsidP="00BD61B6">
      <w:pPr>
        <w:spacing w:line="360" w:lineRule="auto"/>
        <w:rPr>
          <w:rFonts w:ascii="Arial" w:hAnsi="Arial" w:cs="Arial"/>
        </w:rPr>
      </w:pPr>
    </w:p>
    <w:p w14:paraId="3989602E" w14:textId="77777777" w:rsidR="0049588F" w:rsidRDefault="0049588F" w:rsidP="00BD61B6">
      <w:pPr>
        <w:spacing w:line="360" w:lineRule="auto"/>
        <w:rPr>
          <w:rFonts w:ascii="Arial" w:hAnsi="Arial" w:cs="Arial"/>
        </w:rPr>
      </w:pPr>
    </w:p>
    <w:p w14:paraId="19F904FB" w14:textId="77777777" w:rsidR="0049588F" w:rsidRDefault="0049588F" w:rsidP="00BD61B6">
      <w:pPr>
        <w:spacing w:line="360" w:lineRule="auto"/>
        <w:rPr>
          <w:rFonts w:ascii="Arial" w:hAnsi="Arial" w:cs="Arial"/>
        </w:rPr>
      </w:pPr>
    </w:p>
    <w:p w14:paraId="7AEEB91D" w14:textId="66CF4BF4" w:rsidR="0049588F" w:rsidRDefault="0049588F" w:rsidP="00BD61B6">
      <w:pPr>
        <w:spacing w:line="360" w:lineRule="auto"/>
        <w:rPr>
          <w:rFonts w:ascii="Arial" w:hAnsi="Arial" w:cs="Arial"/>
        </w:rPr>
      </w:pPr>
    </w:p>
    <w:p w14:paraId="0B233785" w14:textId="77777777" w:rsidR="0049588F" w:rsidRDefault="0049588F" w:rsidP="00BD61B6">
      <w:pPr>
        <w:spacing w:line="360" w:lineRule="auto"/>
        <w:rPr>
          <w:rFonts w:ascii="Arial" w:hAnsi="Arial" w:cs="Arial"/>
        </w:rPr>
      </w:pPr>
    </w:p>
    <w:p w14:paraId="47903023" w14:textId="77777777" w:rsidR="0049588F" w:rsidRDefault="0049588F" w:rsidP="00BD61B6">
      <w:pPr>
        <w:spacing w:line="360" w:lineRule="auto"/>
        <w:rPr>
          <w:rFonts w:ascii="Arial" w:hAnsi="Arial" w:cs="Arial"/>
        </w:rPr>
      </w:pPr>
    </w:p>
    <w:p w14:paraId="5BA721A3" w14:textId="45A47492" w:rsidR="0049588F" w:rsidRPr="003C2D9F" w:rsidRDefault="0049588F" w:rsidP="00BD61B6">
      <w:pPr>
        <w:spacing w:line="360" w:lineRule="auto"/>
        <w:jc w:val="center"/>
        <w:rPr>
          <w:rFonts w:ascii="Arial" w:hAnsi="Arial" w:cs="Arial"/>
          <w:b/>
          <w:bCs/>
        </w:rPr>
      </w:pPr>
      <w:r w:rsidRPr="003C2D9F">
        <w:rPr>
          <w:rFonts w:ascii="Arial" w:hAnsi="Arial" w:cs="Arial"/>
          <w:b/>
          <w:bCs/>
        </w:rPr>
        <w:lastRenderedPageBreak/>
        <w:t>APÊNDICE A –</w:t>
      </w:r>
      <w:r w:rsidR="003C2D9F">
        <w:rPr>
          <w:rFonts w:ascii="Arial" w:hAnsi="Arial" w:cs="Arial"/>
          <w:b/>
          <w:bCs/>
        </w:rPr>
        <w:t xml:space="preserve"> </w:t>
      </w:r>
      <w:r w:rsidRPr="003C2D9F">
        <w:rPr>
          <w:rFonts w:ascii="Arial" w:hAnsi="Arial" w:cs="Arial"/>
          <w:b/>
          <w:bCs/>
        </w:rPr>
        <w:t>GRÁFICOS</w:t>
      </w:r>
    </w:p>
    <w:p w14:paraId="5D4D5038" w14:textId="77777777" w:rsidR="0049588F" w:rsidRDefault="0049588F" w:rsidP="00BD61B6">
      <w:pPr>
        <w:spacing w:line="360" w:lineRule="auto"/>
        <w:jc w:val="center"/>
        <w:rPr>
          <w:rFonts w:ascii="Arial" w:hAnsi="Arial" w:cs="Arial"/>
        </w:rPr>
      </w:pPr>
    </w:p>
    <w:p w14:paraId="1E55F7AA" w14:textId="3AC2B8DE" w:rsidR="0049588F" w:rsidRDefault="0049588F" w:rsidP="00BD61B6">
      <w:pPr>
        <w:spacing w:line="360" w:lineRule="auto"/>
        <w:jc w:val="center"/>
        <w:rPr>
          <w:rFonts w:ascii="Arial" w:hAnsi="Arial" w:cs="Arial"/>
        </w:rPr>
      </w:pPr>
      <w:r>
        <w:rPr>
          <w:rFonts w:ascii="Arial" w:hAnsi="Arial" w:cs="Arial"/>
          <w:noProof/>
        </w:rPr>
        <w:drawing>
          <wp:inline distT="0" distB="0" distL="0" distR="0" wp14:anchorId="5B3AFC7B" wp14:editId="736FDE0D">
            <wp:extent cx="4787371" cy="4663440"/>
            <wp:effectExtent l="0" t="0" r="0" b="3810"/>
            <wp:docPr id="11652604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0427" name="Imagem 1165260427"/>
                    <pic:cNvPicPr/>
                  </pic:nvPicPr>
                  <pic:blipFill>
                    <a:blip r:embed="rId48">
                      <a:extLst>
                        <a:ext uri="{28A0092B-C50C-407E-A947-70E740481C1C}">
                          <a14:useLocalDpi xmlns:a14="http://schemas.microsoft.com/office/drawing/2010/main" val="0"/>
                        </a:ext>
                      </a:extLst>
                    </a:blip>
                    <a:stretch>
                      <a:fillRect/>
                    </a:stretch>
                  </pic:blipFill>
                  <pic:spPr>
                    <a:xfrm>
                      <a:off x="0" y="0"/>
                      <a:ext cx="4787371" cy="4663440"/>
                    </a:xfrm>
                    <a:prstGeom prst="rect">
                      <a:avLst/>
                    </a:prstGeom>
                  </pic:spPr>
                </pic:pic>
              </a:graphicData>
            </a:graphic>
          </wp:inline>
        </w:drawing>
      </w:r>
    </w:p>
    <w:p w14:paraId="34E392D0" w14:textId="77777777" w:rsidR="0049588F" w:rsidRDefault="0049588F" w:rsidP="00BD61B6">
      <w:pPr>
        <w:spacing w:line="360" w:lineRule="auto"/>
        <w:jc w:val="center"/>
        <w:rPr>
          <w:rFonts w:ascii="Arial" w:hAnsi="Arial" w:cs="Arial"/>
        </w:rPr>
      </w:pPr>
    </w:p>
    <w:p w14:paraId="7B01EC11" w14:textId="77777777" w:rsidR="0049588F" w:rsidRDefault="0049588F" w:rsidP="00BD61B6">
      <w:pPr>
        <w:spacing w:line="360" w:lineRule="auto"/>
        <w:jc w:val="center"/>
        <w:rPr>
          <w:rFonts w:ascii="Arial" w:hAnsi="Arial" w:cs="Arial"/>
        </w:rPr>
      </w:pPr>
    </w:p>
    <w:p w14:paraId="542A6D42" w14:textId="77777777" w:rsidR="0049588F" w:rsidRDefault="0049588F" w:rsidP="00BD61B6">
      <w:pPr>
        <w:spacing w:line="360" w:lineRule="auto"/>
        <w:jc w:val="center"/>
        <w:rPr>
          <w:rFonts w:ascii="Arial" w:hAnsi="Arial" w:cs="Arial"/>
        </w:rPr>
      </w:pPr>
    </w:p>
    <w:p w14:paraId="0DFA7974" w14:textId="77777777" w:rsidR="0049588F" w:rsidRDefault="0049588F" w:rsidP="00BD61B6">
      <w:pPr>
        <w:spacing w:line="360" w:lineRule="auto"/>
        <w:jc w:val="center"/>
        <w:rPr>
          <w:rFonts w:ascii="Arial" w:hAnsi="Arial" w:cs="Arial"/>
        </w:rPr>
      </w:pPr>
    </w:p>
    <w:p w14:paraId="1975D254" w14:textId="77777777" w:rsidR="0049588F" w:rsidRDefault="0049588F" w:rsidP="00BD61B6">
      <w:pPr>
        <w:spacing w:line="360" w:lineRule="auto"/>
        <w:jc w:val="center"/>
        <w:rPr>
          <w:rFonts w:ascii="Arial" w:hAnsi="Arial" w:cs="Arial"/>
        </w:rPr>
      </w:pPr>
    </w:p>
    <w:p w14:paraId="600897CD" w14:textId="77777777" w:rsidR="0049588F" w:rsidRDefault="0049588F" w:rsidP="00BD61B6">
      <w:pPr>
        <w:spacing w:line="360" w:lineRule="auto"/>
        <w:jc w:val="center"/>
        <w:rPr>
          <w:rFonts w:ascii="Arial" w:hAnsi="Arial" w:cs="Arial"/>
        </w:rPr>
      </w:pPr>
    </w:p>
    <w:p w14:paraId="59C99C9C" w14:textId="77777777" w:rsidR="0049588F" w:rsidRDefault="0049588F" w:rsidP="00BD61B6">
      <w:pPr>
        <w:spacing w:line="360" w:lineRule="auto"/>
        <w:jc w:val="center"/>
        <w:rPr>
          <w:rFonts w:ascii="Arial" w:hAnsi="Arial" w:cs="Arial"/>
        </w:rPr>
      </w:pPr>
    </w:p>
    <w:p w14:paraId="712E03B7" w14:textId="77777777" w:rsidR="0049588F" w:rsidRDefault="0049588F" w:rsidP="00BD61B6">
      <w:pPr>
        <w:spacing w:line="360" w:lineRule="auto"/>
        <w:jc w:val="center"/>
        <w:rPr>
          <w:rFonts w:ascii="Arial" w:hAnsi="Arial" w:cs="Arial"/>
        </w:rPr>
      </w:pPr>
    </w:p>
    <w:p w14:paraId="0AE24626" w14:textId="77777777" w:rsidR="0049588F" w:rsidRDefault="0049588F" w:rsidP="00BD61B6">
      <w:pPr>
        <w:spacing w:line="360" w:lineRule="auto"/>
        <w:jc w:val="center"/>
        <w:rPr>
          <w:rFonts w:ascii="Arial" w:hAnsi="Arial" w:cs="Arial"/>
        </w:rPr>
      </w:pPr>
    </w:p>
    <w:p w14:paraId="01CA43EC" w14:textId="77777777" w:rsidR="0049588F" w:rsidRDefault="0049588F" w:rsidP="00BD61B6">
      <w:pPr>
        <w:spacing w:line="360" w:lineRule="auto"/>
        <w:jc w:val="center"/>
        <w:rPr>
          <w:rFonts w:ascii="Arial" w:hAnsi="Arial" w:cs="Arial"/>
        </w:rPr>
      </w:pPr>
    </w:p>
    <w:p w14:paraId="58257C78" w14:textId="77777777" w:rsidR="0049588F" w:rsidRDefault="0049588F" w:rsidP="00BD61B6">
      <w:pPr>
        <w:spacing w:line="360" w:lineRule="auto"/>
        <w:jc w:val="center"/>
        <w:rPr>
          <w:rFonts w:ascii="Arial" w:hAnsi="Arial" w:cs="Arial"/>
        </w:rPr>
      </w:pPr>
    </w:p>
    <w:p w14:paraId="70985D98" w14:textId="77777777" w:rsidR="0049588F" w:rsidRDefault="0049588F" w:rsidP="00BD61B6">
      <w:pPr>
        <w:spacing w:line="360" w:lineRule="auto"/>
        <w:jc w:val="center"/>
        <w:rPr>
          <w:rFonts w:ascii="Arial" w:hAnsi="Arial" w:cs="Arial"/>
        </w:rPr>
      </w:pPr>
    </w:p>
    <w:p w14:paraId="0D385943" w14:textId="77777777" w:rsidR="0049588F" w:rsidRDefault="0049588F" w:rsidP="00BD61B6">
      <w:pPr>
        <w:spacing w:line="360" w:lineRule="auto"/>
        <w:jc w:val="center"/>
        <w:rPr>
          <w:rFonts w:ascii="Arial" w:hAnsi="Arial" w:cs="Arial"/>
        </w:rPr>
      </w:pPr>
    </w:p>
    <w:p w14:paraId="34B1CAA0" w14:textId="77777777" w:rsidR="0049588F" w:rsidRDefault="0049588F" w:rsidP="00BD61B6">
      <w:pPr>
        <w:spacing w:line="360" w:lineRule="auto"/>
        <w:jc w:val="center"/>
        <w:rPr>
          <w:rFonts w:ascii="Arial" w:hAnsi="Arial" w:cs="Arial"/>
        </w:rPr>
      </w:pPr>
    </w:p>
    <w:p w14:paraId="572B3967" w14:textId="124FCE98" w:rsidR="0049588F" w:rsidRDefault="0049588F" w:rsidP="00BD61B6">
      <w:pPr>
        <w:spacing w:line="360" w:lineRule="auto"/>
        <w:jc w:val="center"/>
        <w:rPr>
          <w:rFonts w:ascii="Arial" w:hAnsi="Arial" w:cs="Arial"/>
        </w:rPr>
      </w:pPr>
      <w:r>
        <w:rPr>
          <w:rFonts w:ascii="Arial" w:hAnsi="Arial" w:cs="Arial"/>
          <w:noProof/>
        </w:rPr>
        <w:lastRenderedPageBreak/>
        <w:drawing>
          <wp:inline distT="0" distB="0" distL="0" distR="0" wp14:anchorId="1528889F" wp14:editId="223E75B4">
            <wp:extent cx="4787379" cy="4663440"/>
            <wp:effectExtent l="0" t="0" r="0" b="3810"/>
            <wp:docPr id="2297857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5729" name="Imagem 229785729"/>
                    <pic:cNvPicPr/>
                  </pic:nvPicPr>
                  <pic:blipFill>
                    <a:blip r:embed="rId49">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5099464B" wp14:editId="0CA68B36">
            <wp:extent cx="4787379" cy="4663440"/>
            <wp:effectExtent l="0" t="0" r="0" b="3810"/>
            <wp:docPr id="170465540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5405" name="Imagem 1704655405"/>
                    <pic:cNvPicPr/>
                  </pic:nvPicPr>
                  <pic:blipFill>
                    <a:blip r:embed="rId50">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600CDBB0" wp14:editId="38D892A2">
            <wp:extent cx="4787379" cy="4663440"/>
            <wp:effectExtent l="0" t="0" r="0" b="3810"/>
            <wp:docPr id="16336257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5741" name="Imagem 1633625741"/>
                    <pic:cNvPicPr/>
                  </pic:nvPicPr>
                  <pic:blipFill>
                    <a:blip r:embed="rId51">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3AA54BBE" wp14:editId="1D0A5006">
            <wp:extent cx="4787379" cy="4663440"/>
            <wp:effectExtent l="0" t="0" r="0" b="3810"/>
            <wp:docPr id="169777040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70403" name="Imagem 1697770403"/>
                    <pic:cNvPicPr/>
                  </pic:nvPicPr>
                  <pic:blipFill>
                    <a:blip r:embed="rId52">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79C3B58B" wp14:editId="5783A387">
            <wp:extent cx="4787379" cy="4663440"/>
            <wp:effectExtent l="0" t="0" r="0" b="3810"/>
            <wp:docPr id="153782728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7286" name="Imagem 1537827286"/>
                    <pic:cNvPicPr/>
                  </pic:nvPicPr>
                  <pic:blipFill>
                    <a:blip r:embed="rId53">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r>
        <w:rPr>
          <w:rFonts w:ascii="Arial" w:hAnsi="Arial" w:cs="Arial"/>
          <w:noProof/>
        </w:rPr>
        <w:lastRenderedPageBreak/>
        <w:drawing>
          <wp:inline distT="0" distB="0" distL="0" distR="0" wp14:anchorId="68F164C2" wp14:editId="3C7D8292">
            <wp:extent cx="4787379" cy="4663440"/>
            <wp:effectExtent l="0" t="0" r="0" b="3810"/>
            <wp:docPr id="17855009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0926" name="Imagem 1785500926"/>
                    <pic:cNvPicPr/>
                  </pic:nvPicPr>
                  <pic:blipFill>
                    <a:blip r:embed="rId54">
                      <a:extLst>
                        <a:ext uri="{28A0092B-C50C-407E-A947-70E740481C1C}">
                          <a14:useLocalDpi xmlns:a14="http://schemas.microsoft.com/office/drawing/2010/main" val="0"/>
                        </a:ext>
                      </a:extLst>
                    </a:blip>
                    <a:stretch>
                      <a:fillRect/>
                    </a:stretch>
                  </pic:blipFill>
                  <pic:spPr>
                    <a:xfrm>
                      <a:off x="0" y="0"/>
                      <a:ext cx="4787379" cy="4663440"/>
                    </a:xfrm>
                    <a:prstGeom prst="rect">
                      <a:avLst/>
                    </a:prstGeom>
                  </pic:spPr>
                </pic:pic>
              </a:graphicData>
            </a:graphic>
          </wp:inline>
        </w:drawing>
      </w:r>
    </w:p>
    <w:p w14:paraId="7612168D" w14:textId="77777777" w:rsidR="0049588F" w:rsidRDefault="0049588F" w:rsidP="00BD61B6">
      <w:pPr>
        <w:spacing w:line="360" w:lineRule="auto"/>
        <w:jc w:val="center"/>
        <w:rPr>
          <w:rFonts w:ascii="Arial" w:hAnsi="Arial" w:cs="Arial"/>
        </w:rPr>
      </w:pPr>
    </w:p>
    <w:p w14:paraId="33C9216B" w14:textId="7657C010" w:rsidR="0049588F" w:rsidRDefault="0049588F" w:rsidP="00BD61B6">
      <w:pPr>
        <w:spacing w:line="360" w:lineRule="auto"/>
        <w:rPr>
          <w:rFonts w:ascii="Arial" w:hAnsi="Arial" w:cs="Arial"/>
        </w:rPr>
      </w:pPr>
      <w:r>
        <w:rPr>
          <w:rFonts w:ascii="Arial" w:hAnsi="Arial" w:cs="Arial"/>
          <w:noProof/>
        </w:rPr>
        <w:lastRenderedPageBreak/>
        <w:drawing>
          <wp:inline distT="0" distB="0" distL="0" distR="0" wp14:anchorId="1F70189B" wp14:editId="4D432B73">
            <wp:extent cx="5396230" cy="5256530"/>
            <wp:effectExtent l="0" t="0" r="1270" b="1270"/>
            <wp:docPr id="13636625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2590" name="Imagem 1363662590"/>
                    <pic:cNvPicPr/>
                  </pic:nvPicPr>
                  <pic:blipFill>
                    <a:blip r:embed="rId55">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0EB3B4FC" w14:textId="77777777" w:rsidR="0049588F" w:rsidRDefault="0049588F" w:rsidP="00BD61B6">
      <w:pPr>
        <w:spacing w:line="360" w:lineRule="auto"/>
        <w:rPr>
          <w:rFonts w:ascii="Arial" w:hAnsi="Arial" w:cs="Arial"/>
        </w:rPr>
      </w:pPr>
    </w:p>
    <w:p w14:paraId="7F2E4E26" w14:textId="77777777" w:rsidR="0049588F" w:rsidRDefault="0049588F" w:rsidP="00BD61B6">
      <w:pPr>
        <w:spacing w:line="360" w:lineRule="auto"/>
        <w:rPr>
          <w:rFonts w:ascii="Arial" w:hAnsi="Arial" w:cs="Arial"/>
        </w:rPr>
      </w:pPr>
    </w:p>
    <w:p w14:paraId="712A0971" w14:textId="77777777" w:rsidR="0049588F" w:rsidRDefault="0049588F" w:rsidP="00BD61B6">
      <w:pPr>
        <w:spacing w:line="360" w:lineRule="auto"/>
        <w:rPr>
          <w:rFonts w:ascii="Arial" w:hAnsi="Arial" w:cs="Arial"/>
        </w:rPr>
      </w:pPr>
    </w:p>
    <w:p w14:paraId="00A90CD8" w14:textId="77777777" w:rsidR="0049588F" w:rsidRDefault="0049588F" w:rsidP="00BD61B6">
      <w:pPr>
        <w:spacing w:line="360" w:lineRule="auto"/>
        <w:rPr>
          <w:rFonts w:ascii="Arial" w:hAnsi="Arial" w:cs="Arial"/>
        </w:rPr>
      </w:pPr>
    </w:p>
    <w:p w14:paraId="70F4B6DC" w14:textId="77777777" w:rsidR="0049588F" w:rsidRDefault="0049588F" w:rsidP="00BD61B6">
      <w:pPr>
        <w:spacing w:line="360" w:lineRule="auto"/>
        <w:rPr>
          <w:rFonts w:ascii="Arial" w:hAnsi="Arial" w:cs="Arial"/>
        </w:rPr>
      </w:pPr>
    </w:p>
    <w:p w14:paraId="73071081" w14:textId="77777777" w:rsidR="0049588F" w:rsidRDefault="0049588F" w:rsidP="00BD61B6">
      <w:pPr>
        <w:spacing w:line="360" w:lineRule="auto"/>
        <w:rPr>
          <w:rFonts w:ascii="Arial" w:hAnsi="Arial" w:cs="Arial"/>
        </w:rPr>
      </w:pPr>
    </w:p>
    <w:p w14:paraId="3AA24518" w14:textId="77777777" w:rsidR="0049588F" w:rsidRDefault="0049588F" w:rsidP="00BD61B6">
      <w:pPr>
        <w:spacing w:line="360" w:lineRule="auto"/>
        <w:rPr>
          <w:rFonts w:ascii="Arial" w:hAnsi="Arial" w:cs="Arial"/>
        </w:rPr>
      </w:pPr>
    </w:p>
    <w:p w14:paraId="326C561B" w14:textId="77777777" w:rsidR="0049588F" w:rsidRDefault="0049588F" w:rsidP="00BD61B6">
      <w:pPr>
        <w:spacing w:line="360" w:lineRule="auto"/>
        <w:rPr>
          <w:rFonts w:ascii="Arial" w:hAnsi="Arial" w:cs="Arial"/>
        </w:rPr>
      </w:pPr>
    </w:p>
    <w:p w14:paraId="2C5085F2" w14:textId="77777777" w:rsidR="0049588F" w:rsidRDefault="0049588F" w:rsidP="00BD61B6">
      <w:pPr>
        <w:spacing w:line="360" w:lineRule="auto"/>
        <w:rPr>
          <w:rFonts w:ascii="Arial" w:hAnsi="Arial" w:cs="Arial"/>
        </w:rPr>
      </w:pPr>
    </w:p>
    <w:p w14:paraId="3F037BED" w14:textId="77777777" w:rsidR="0049588F" w:rsidRDefault="0049588F" w:rsidP="00BD61B6">
      <w:pPr>
        <w:spacing w:line="360" w:lineRule="auto"/>
        <w:rPr>
          <w:rFonts w:ascii="Arial" w:hAnsi="Arial" w:cs="Arial"/>
        </w:rPr>
      </w:pPr>
    </w:p>
    <w:p w14:paraId="77ACD0E5" w14:textId="77777777" w:rsidR="0049588F" w:rsidRDefault="0049588F" w:rsidP="00BD61B6">
      <w:pPr>
        <w:spacing w:line="360" w:lineRule="auto"/>
        <w:rPr>
          <w:rFonts w:ascii="Arial" w:hAnsi="Arial" w:cs="Arial"/>
        </w:rPr>
      </w:pPr>
    </w:p>
    <w:p w14:paraId="39C05D69" w14:textId="77777777" w:rsidR="0049588F" w:rsidRDefault="0049588F" w:rsidP="00BD61B6">
      <w:pPr>
        <w:spacing w:line="360" w:lineRule="auto"/>
        <w:rPr>
          <w:rFonts w:ascii="Arial" w:hAnsi="Arial" w:cs="Arial"/>
        </w:rPr>
      </w:pPr>
    </w:p>
    <w:p w14:paraId="70A16F85" w14:textId="77777777" w:rsidR="0049588F" w:rsidRDefault="0049588F" w:rsidP="00BD61B6">
      <w:pPr>
        <w:spacing w:line="360" w:lineRule="auto"/>
        <w:rPr>
          <w:rFonts w:ascii="Arial" w:hAnsi="Arial" w:cs="Arial"/>
        </w:rPr>
      </w:pPr>
    </w:p>
    <w:p w14:paraId="4746C6B0" w14:textId="221C11DA" w:rsidR="0049588F" w:rsidRDefault="0049588F" w:rsidP="00BD61B6">
      <w:pPr>
        <w:spacing w:line="360" w:lineRule="auto"/>
        <w:jc w:val="center"/>
        <w:rPr>
          <w:rFonts w:ascii="Arial" w:hAnsi="Arial" w:cs="Arial"/>
        </w:rPr>
      </w:pPr>
      <w:r>
        <w:rPr>
          <w:rFonts w:ascii="Arial" w:hAnsi="Arial" w:cs="Arial"/>
          <w:noProof/>
        </w:rPr>
        <w:lastRenderedPageBreak/>
        <w:drawing>
          <wp:inline distT="0" distB="0" distL="0" distR="0" wp14:anchorId="29E59DBB" wp14:editId="45CBDBB5">
            <wp:extent cx="2948152" cy="2871829"/>
            <wp:effectExtent l="0" t="0" r="0" b="0"/>
            <wp:docPr id="84676364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3646" name="Imagem 846763646"/>
                    <pic:cNvPicPr/>
                  </pic:nvPicPr>
                  <pic:blipFill>
                    <a:blip r:embed="rId25">
                      <a:extLst>
                        <a:ext uri="{28A0092B-C50C-407E-A947-70E740481C1C}">
                          <a14:useLocalDpi xmlns:a14="http://schemas.microsoft.com/office/drawing/2010/main" val="0"/>
                        </a:ext>
                      </a:extLst>
                    </a:blip>
                    <a:stretch>
                      <a:fillRect/>
                    </a:stretch>
                  </pic:blipFill>
                  <pic:spPr>
                    <a:xfrm>
                      <a:off x="0" y="0"/>
                      <a:ext cx="2958217" cy="2881633"/>
                    </a:xfrm>
                    <a:prstGeom prst="rect">
                      <a:avLst/>
                    </a:prstGeom>
                  </pic:spPr>
                </pic:pic>
              </a:graphicData>
            </a:graphic>
          </wp:inline>
        </w:drawing>
      </w:r>
    </w:p>
    <w:p w14:paraId="7C728D69" w14:textId="77777777" w:rsidR="0049588F" w:rsidRDefault="0049588F" w:rsidP="00BD61B6">
      <w:pPr>
        <w:spacing w:line="360" w:lineRule="auto"/>
        <w:rPr>
          <w:rFonts w:ascii="Arial" w:hAnsi="Arial" w:cs="Arial"/>
        </w:rPr>
      </w:pPr>
    </w:p>
    <w:p w14:paraId="3009B0B5" w14:textId="77777777" w:rsidR="0049588F" w:rsidRDefault="0049588F" w:rsidP="00BD61B6">
      <w:pPr>
        <w:spacing w:line="360" w:lineRule="auto"/>
        <w:rPr>
          <w:rFonts w:ascii="Arial" w:hAnsi="Arial" w:cs="Arial"/>
        </w:rPr>
      </w:pPr>
    </w:p>
    <w:p w14:paraId="15F96018" w14:textId="77777777" w:rsidR="0049588F" w:rsidRDefault="0049588F" w:rsidP="00BD61B6">
      <w:pPr>
        <w:spacing w:line="360" w:lineRule="auto"/>
        <w:rPr>
          <w:rFonts w:ascii="Arial" w:hAnsi="Arial" w:cs="Arial"/>
        </w:rPr>
      </w:pPr>
    </w:p>
    <w:p w14:paraId="56E617FE" w14:textId="77777777" w:rsidR="0049588F" w:rsidRDefault="0049588F" w:rsidP="00BD61B6">
      <w:pPr>
        <w:spacing w:line="360" w:lineRule="auto"/>
        <w:rPr>
          <w:rFonts w:ascii="Arial" w:hAnsi="Arial" w:cs="Arial"/>
        </w:rPr>
      </w:pPr>
    </w:p>
    <w:p w14:paraId="3FDDBCD0" w14:textId="64D08DAE" w:rsidR="0049588F" w:rsidRPr="003C2D9F" w:rsidRDefault="0049588F" w:rsidP="00BD61B6">
      <w:pPr>
        <w:spacing w:line="360" w:lineRule="auto"/>
        <w:jc w:val="center"/>
        <w:rPr>
          <w:rFonts w:ascii="Arial" w:hAnsi="Arial" w:cs="Arial"/>
        </w:rPr>
      </w:pPr>
      <w:r>
        <w:rPr>
          <w:rFonts w:ascii="Arial" w:hAnsi="Arial" w:cs="Arial"/>
          <w:noProof/>
        </w:rPr>
        <w:drawing>
          <wp:inline distT="0" distB="0" distL="0" distR="0" wp14:anchorId="2BA08122" wp14:editId="4892F74F">
            <wp:extent cx="3174635" cy="4067503"/>
            <wp:effectExtent l="0" t="0" r="635" b="0"/>
            <wp:docPr id="169476270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2703" name="Imagem 1694762703"/>
                    <pic:cNvPicPr/>
                  </pic:nvPicPr>
                  <pic:blipFill>
                    <a:blip r:embed="rId56">
                      <a:extLst>
                        <a:ext uri="{28A0092B-C50C-407E-A947-70E740481C1C}">
                          <a14:useLocalDpi xmlns:a14="http://schemas.microsoft.com/office/drawing/2010/main" val="0"/>
                        </a:ext>
                      </a:extLst>
                    </a:blip>
                    <a:stretch>
                      <a:fillRect/>
                    </a:stretch>
                  </pic:blipFill>
                  <pic:spPr>
                    <a:xfrm>
                      <a:off x="0" y="0"/>
                      <a:ext cx="3187301" cy="4083731"/>
                    </a:xfrm>
                    <a:prstGeom prst="rect">
                      <a:avLst/>
                    </a:prstGeom>
                  </pic:spPr>
                </pic:pic>
              </a:graphicData>
            </a:graphic>
          </wp:inline>
        </w:drawing>
      </w:r>
    </w:p>
    <w:p w14:paraId="1CF0EE4B" w14:textId="3A6EBA61" w:rsidR="0049588F" w:rsidRDefault="00A977D1" w:rsidP="00BD61B6">
      <w:pPr>
        <w:spacing w:line="360" w:lineRule="auto"/>
        <w:jc w:val="center"/>
        <w:rPr>
          <w:rFonts w:ascii="Arial" w:hAnsi="Arial" w:cs="Arial"/>
        </w:rPr>
      </w:pPr>
      <w:r>
        <w:rPr>
          <w:rFonts w:ascii="Arial" w:hAnsi="Arial" w:cs="Arial"/>
          <w:noProof/>
        </w:rPr>
        <w:lastRenderedPageBreak/>
        <w:drawing>
          <wp:inline distT="0" distB="0" distL="0" distR="0" wp14:anchorId="44F0DBD4" wp14:editId="0015377C">
            <wp:extent cx="3184634" cy="1951220"/>
            <wp:effectExtent l="0" t="0" r="3175" b="5080"/>
            <wp:docPr id="157325643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6432" name="Imagem 1573256432"/>
                    <pic:cNvPicPr/>
                  </pic:nvPicPr>
                  <pic:blipFill>
                    <a:blip r:embed="rId57">
                      <a:extLst>
                        <a:ext uri="{28A0092B-C50C-407E-A947-70E740481C1C}">
                          <a14:useLocalDpi xmlns:a14="http://schemas.microsoft.com/office/drawing/2010/main" val="0"/>
                        </a:ext>
                      </a:extLst>
                    </a:blip>
                    <a:stretch>
                      <a:fillRect/>
                    </a:stretch>
                  </pic:blipFill>
                  <pic:spPr>
                    <a:xfrm>
                      <a:off x="0" y="0"/>
                      <a:ext cx="3209171" cy="1966254"/>
                    </a:xfrm>
                    <a:prstGeom prst="rect">
                      <a:avLst/>
                    </a:prstGeom>
                  </pic:spPr>
                </pic:pic>
              </a:graphicData>
            </a:graphic>
          </wp:inline>
        </w:drawing>
      </w:r>
    </w:p>
    <w:p w14:paraId="2F974820" w14:textId="77777777" w:rsidR="0049588F" w:rsidRDefault="0049588F" w:rsidP="00BD61B6">
      <w:pPr>
        <w:spacing w:line="360" w:lineRule="auto"/>
        <w:rPr>
          <w:rFonts w:ascii="Arial" w:hAnsi="Arial" w:cs="Arial"/>
        </w:rPr>
      </w:pPr>
    </w:p>
    <w:p w14:paraId="5206E1A8" w14:textId="77777777" w:rsidR="0049588F" w:rsidRPr="003C2D9F" w:rsidRDefault="0049588F" w:rsidP="00BD61B6">
      <w:pPr>
        <w:spacing w:line="360" w:lineRule="auto"/>
        <w:rPr>
          <w:rFonts w:ascii="Arial" w:hAnsi="Arial" w:cs="Arial"/>
        </w:rPr>
      </w:pPr>
    </w:p>
    <w:p w14:paraId="778B7200" w14:textId="77777777" w:rsidR="0049588F" w:rsidRPr="003B468C" w:rsidRDefault="0049588F" w:rsidP="00BD61B6">
      <w:pPr>
        <w:spacing w:line="360" w:lineRule="auto"/>
        <w:rPr>
          <w:rFonts w:ascii="Arial" w:hAnsi="Arial" w:cs="Arial"/>
        </w:rPr>
      </w:pPr>
    </w:p>
    <w:sectPr w:rsidR="0049588F" w:rsidRPr="003B468C" w:rsidSect="00FF2A04">
      <w:type w:val="continuous"/>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Biblioteca UNESP Itapeva" w:date="2016-03-29T19:16:00Z" w:initials="BIT">
    <w:p w14:paraId="4FB14009" w14:textId="77777777" w:rsidR="00E00DAC" w:rsidRDefault="00E00DAC" w:rsidP="00E00DAC">
      <w:pPr>
        <w:pStyle w:val="CommentText"/>
      </w:pPr>
      <w:r>
        <w:rPr>
          <w:rStyle w:val="CommentReference"/>
          <w:rFonts w:cs="Calibri"/>
        </w:rPr>
        <w:annotationRef/>
      </w:r>
    </w:p>
    <w:p w14:paraId="5DF26C83" w14:textId="77777777" w:rsidR="00E00DAC" w:rsidRDefault="00E00DAC" w:rsidP="00E00DAC">
      <w:pPr>
        <w:pStyle w:val="CommentText"/>
        <w:rPr>
          <w:b/>
          <w:bCs/>
          <w:caps/>
        </w:rPr>
      </w:pPr>
      <w:r>
        <w:rPr>
          <w:b/>
          <w:bCs/>
          <w:caps/>
          <w:sz w:val="24"/>
          <w:szCs w:val="24"/>
        </w:rPr>
        <w:t xml:space="preserve">ELEMENTO </w:t>
      </w:r>
      <w:r w:rsidRPr="00C77527">
        <w:rPr>
          <w:b/>
          <w:bCs/>
          <w:caps/>
          <w:sz w:val="24"/>
          <w:szCs w:val="24"/>
        </w:rPr>
        <w:t>OPCIONA</w:t>
      </w:r>
      <w:r w:rsidRPr="008B2520">
        <w:rPr>
          <w:b/>
          <w:bCs/>
          <w:caps/>
        </w:rPr>
        <w:t>L</w:t>
      </w:r>
      <w:r w:rsidRPr="00CA729E">
        <w:rPr>
          <w:b/>
          <w:bCs/>
          <w:caps/>
        </w:rPr>
        <w:t xml:space="preserve"> </w:t>
      </w:r>
    </w:p>
    <w:p w14:paraId="3839D63A" w14:textId="77777777" w:rsidR="00E00DAC" w:rsidRPr="00CA729E" w:rsidRDefault="00E00DAC" w:rsidP="00E00DAC">
      <w:pPr>
        <w:pStyle w:val="CommentText"/>
        <w:rPr>
          <w:b/>
          <w:bCs/>
          <w:caps/>
        </w:rPr>
      </w:pPr>
      <w:r w:rsidRPr="00CA729E">
        <w:rPr>
          <w:b/>
          <w:bCs/>
          <w:caps/>
        </w:rPr>
        <w:t>Fonte: 12</w:t>
      </w:r>
    </w:p>
    <w:p w14:paraId="1DDC337B" w14:textId="77777777" w:rsidR="00E00DAC" w:rsidRDefault="00E00DAC" w:rsidP="00E00DAC">
      <w:pPr>
        <w:pStyle w:val="CommentText"/>
        <w:rPr>
          <w:b/>
          <w:bCs/>
          <w:caps/>
        </w:rPr>
      </w:pPr>
      <w:r w:rsidRPr="00CA729E">
        <w:rPr>
          <w:b/>
          <w:bCs/>
          <w:caps/>
        </w:rPr>
        <w:t>Espaçamento: 1,5</w:t>
      </w:r>
    </w:p>
    <w:p w14:paraId="23AFC94E" w14:textId="77777777" w:rsidR="00E00DAC" w:rsidRDefault="00E00DAC" w:rsidP="00E00DAC">
      <w:pPr>
        <w:pStyle w:val="CommentText"/>
      </w:pPr>
      <w:r>
        <w:rPr>
          <w:b/>
          <w:bCs/>
          <w:caps/>
        </w:rPr>
        <w:t>JUSTIFICado</w:t>
      </w:r>
      <w:r w:rsidRPr="00BF7F9E">
        <w:t xml:space="preserve"> </w:t>
      </w:r>
    </w:p>
    <w:p w14:paraId="29CA8416" w14:textId="77777777" w:rsidR="00E00DAC" w:rsidRDefault="00E00DAC" w:rsidP="00E00DAC">
      <w:pPr>
        <w:pStyle w:val="CommentText"/>
        <w:rPr>
          <w:b/>
          <w:bCs/>
          <w:caps/>
        </w:rPr>
      </w:pPr>
    </w:p>
    <w:p w14:paraId="593A1629" w14:textId="77777777" w:rsidR="00E00DAC" w:rsidRDefault="00E00DAC" w:rsidP="00E00DAC">
      <w:pPr>
        <w:pStyle w:val="CommentText"/>
        <w:rPr>
          <w:b/>
          <w:bCs/>
          <w:caps/>
        </w:rPr>
      </w:pPr>
      <w:r w:rsidRPr="00BF7F9E">
        <w:rPr>
          <w:b/>
          <w:bCs/>
          <w:caps/>
        </w:rPr>
        <w:t>Citação relacionada com o tema do trabalho</w:t>
      </w:r>
    </w:p>
    <w:p w14:paraId="2470F864" w14:textId="77777777" w:rsidR="00E00DAC" w:rsidRPr="00BF7F9E" w:rsidRDefault="00E00DAC" w:rsidP="00E00DAC">
      <w:pPr>
        <w:pStyle w:val="CommentText"/>
        <w:rPr>
          <w:b/>
          <w:bCs/>
          <w:caps/>
        </w:rPr>
      </w:pPr>
    </w:p>
    <w:p w14:paraId="1CF5D179" w14:textId="77777777" w:rsidR="00E00DAC" w:rsidRDefault="00E00DAC" w:rsidP="00E00DAC">
      <w:pPr>
        <w:pStyle w:val="CommentText"/>
        <w:rPr>
          <w:b/>
          <w:bCs/>
          <w:caps/>
        </w:rPr>
      </w:pPr>
      <w:r w:rsidRPr="00BF7F9E">
        <w:rPr>
          <w:b/>
          <w:bCs/>
          <w:caps/>
        </w:rPr>
        <w:t>A autoria deve ser sempre indicada</w:t>
      </w:r>
    </w:p>
    <w:p w14:paraId="1D71CAD4" w14:textId="77777777" w:rsidR="00E00DAC" w:rsidRDefault="00E00DAC" w:rsidP="00E00DAC">
      <w:pPr>
        <w:pStyle w:val="CommentText"/>
      </w:pPr>
    </w:p>
    <w:p w14:paraId="317EDF83" w14:textId="77777777" w:rsidR="00E00DAC" w:rsidRDefault="00E00DAC" w:rsidP="00E00DAC">
      <w:pPr>
        <w:pStyle w:val="CommentText"/>
      </w:pPr>
    </w:p>
  </w:comment>
  <w:comment w:id="74" w:author="Marcelo COsta" w:date="2023-04-26T09:35:00Z" w:initials="MC">
    <w:p w14:paraId="127E2CD4" w14:textId="77777777" w:rsidR="00014D05" w:rsidRDefault="00014D05" w:rsidP="00892FF0">
      <w:pPr>
        <w:pStyle w:val="CommentText"/>
      </w:pPr>
      <w:r>
        <w:rPr>
          <w:rStyle w:val="CommentReference"/>
        </w:rPr>
        <w:annotationRef/>
      </w:r>
      <w:r>
        <w:t>Se for regressão linear simples o denominador é "n-2" para regressão linear múltipla o denominador é "n-p".</w:t>
      </w:r>
    </w:p>
  </w:comment>
  <w:comment w:id="75" w:author="Igor Mazzeto" w:date="2023-05-08T18:53:00Z" w:initials="IM">
    <w:p w14:paraId="25C5D989" w14:textId="2246DB5B" w:rsidR="00C56372" w:rsidRDefault="00C56372">
      <w:pPr>
        <w:pStyle w:val="CommentText"/>
      </w:pPr>
      <w:r>
        <w:rPr>
          <w:rStyle w:val="CommentReference"/>
        </w:rPr>
        <w:annotationRef/>
      </w:r>
      <w:r>
        <w:t>ok</w:t>
      </w:r>
    </w:p>
  </w:comment>
  <w:comment w:id="76" w:author="Marcelo COsta" w:date="2023-04-26T09:36:00Z" w:initials="MC">
    <w:p w14:paraId="1EA74491" w14:textId="77777777" w:rsidR="00CC0807" w:rsidRDefault="00CC0807" w:rsidP="008C17FD">
      <w:pPr>
        <w:pStyle w:val="CommentText"/>
      </w:pPr>
      <w:r>
        <w:rPr>
          <w:rStyle w:val="CommentReference"/>
        </w:rPr>
        <w:annotationRef/>
      </w:r>
      <w:r>
        <w:t>Para, ao menos, um j</w:t>
      </w:r>
    </w:p>
  </w:comment>
  <w:comment w:id="85" w:author="Marcelo COsta" w:date="2023-04-26T09:43:00Z" w:initials="MC">
    <w:p w14:paraId="02A0FFDE" w14:textId="77777777" w:rsidR="003911F0" w:rsidRDefault="003911F0" w:rsidP="003911F0">
      <w:pPr>
        <w:pStyle w:val="CommentText"/>
      </w:pPr>
      <w:r>
        <w:rPr>
          <w:rStyle w:val="CommentReference"/>
        </w:rPr>
        <w:annotationRef/>
      </w:r>
      <w:r>
        <w:t xml:space="preserve">Acho importante descrever meia página sobre regressão quantílica. Neste trabalho o nosso objetivo é uma regressão para a mediana, ou seja, o percentil 50%. A principal referência de regressão quantílica é: </w:t>
      </w:r>
      <w:r>
        <w:rPr>
          <w:color w:val="202122"/>
          <w:highlight w:val="white"/>
        </w:rPr>
        <w:t>Koenker, Roger. </w:t>
      </w:r>
      <w:r>
        <w:rPr>
          <w:i/>
          <w:iCs/>
          <w:color w:val="202122"/>
          <w:highlight w:val="white"/>
        </w:rPr>
        <w:t>Quantile Regression</w:t>
      </w:r>
      <w:r>
        <w:rPr>
          <w:color w:val="202122"/>
          <w:highlight w:val="white"/>
        </w:rPr>
        <w:t>, Cambridge University Press (May 9, 2005)</w:t>
      </w:r>
      <w:r>
        <w:t>. Sugiro colocar também o problema de programação linear que estima a regressão quantílica. Aquele que implementamos no R.</w:t>
      </w:r>
    </w:p>
  </w:comment>
  <w:comment w:id="139" w:author="Marcelo COsta" w:date="2023-04-26T09:43:00Z" w:initials="MC">
    <w:p w14:paraId="7516ED73" w14:textId="77777777" w:rsidR="009A7CF4" w:rsidRDefault="009A7CF4" w:rsidP="00186AE8">
      <w:pPr>
        <w:pStyle w:val="CommentText"/>
      </w:pPr>
      <w:r>
        <w:rPr>
          <w:rStyle w:val="CommentReference"/>
        </w:rPr>
        <w:annotationRef/>
      </w:r>
      <w:r>
        <w:t xml:space="preserve">Acho importante descrever meia página sobre regressão quantílica. Neste trabalho o nosso objetivo é uma regressão para a mediana, ou seja, o percentil 50%. A principal referência de regressão quantílica é: </w:t>
      </w:r>
      <w:r>
        <w:rPr>
          <w:color w:val="202122"/>
          <w:highlight w:val="white"/>
        </w:rPr>
        <w:t>Koenker, Roger. </w:t>
      </w:r>
      <w:r>
        <w:rPr>
          <w:i/>
          <w:iCs/>
          <w:color w:val="202122"/>
          <w:highlight w:val="white"/>
        </w:rPr>
        <w:t>Quantile Regression</w:t>
      </w:r>
      <w:r>
        <w:rPr>
          <w:color w:val="202122"/>
          <w:highlight w:val="white"/>
        </w:rPr>
        <w:t>, Cambridge University Press (May 9, 2005)</w:t>
      </w:r>
      <w:r>
        <w:t>. Sugiro colocar também o problema de programação linear que estima a regressão quantílica. Aquele que implementamos no R.</w:t>
      </w:r>
    </w:p>
  </w:comment>
  <w:comment w:id="161" w:author="Marcelo COsta" w:date="2023-04-26T09:45:00Z" w:initials="MC">
    <w:p w14:paraId="7571082D" w14:textId="77777777" w:rsidR="00DB09F8" w:rsidRDefault="00DB09F8" w:rsidP="0039118A">
      <w:pPr>
        <w:pStyle w:val="CommentText"/>
      </w:pPr>
      <w:r>
        <w:rPr>
          <w:rStyle w:val="CommentReference"/>
        </w:rPr>
        <w:annotationRef/>
      </w:r>
      <w:r>
        <w:t>Simples? Não seria um modelo para cada variável independente?</w:t>
      </w:r>
    </w:p>
  </w:comment>
  <w:comment w:id="162" w:author="Igor Mazzeto" w:date="2023-04-29T15:17:00Z" w:initials="IM">
    <w:p w14:paraId="642ED622" w14:textId="7F9D4168" w:rsidR="00C9209A" w:rsidRDefault="00C9209A">
      <w:pPr>
        <w:pStyle w:val="CommentText"/>
      </w:pPr>
      <w:r>
        <w:rPr>
          <w:rStyle w:val="CommentReference"/>
        </w:rPr>
        <w:annotationRef/>
      </w:r>
      <w:r>
        <w:t>Alterado.</w:t>
      </w:r>
    </w:p>
  </w:comment>
  <w:comment w:id="164" w:author="Marcelo COsta" w:date="2023-04-26T09:45:00Z" w:initials="MC">
    <w:p w14:paraId="71757FC3" w14:textId="77777777" w:rsidR="00DB09F8" w:rsidRDefault="00DB09F8" w:rsidP="0008003E">
      <w:pPr>
        <w:pStyle w:val="CommentText"/>
      </w:pPr>
      <w:r>
        <w:rPr>
          <w:rStyle w:val="CommentReference"/>
        </w:rPr>
        <w:annotationRef/>
      </w:r>
      <w:r>
        <w:t>Colocar o título nas tabelas.</w:t>
      </w:r>
    </w:p>
  </w:comment>
  <w:comment w:id="171" w:author="Marcelo COsta" w:date="2023-04-26T09:46:00Z" w:initials="MC">
    <w:p w14:paraId="5C3E2544" w14:textId="77777777" w:rsidR="00F53362" w:rsidRDefault="00F53362" w:rsidP="009B709E">
      <w:pPr>
        <w:pStyle w:val="CommentText"/>
      </w:pPr>
      <w:r>
        <w:rPr>
          <w:rStyle w:val="CommentReference"/>
        </w:rPr>
        <w:annotationRef/>
      </w:r>
      <w:r>
        <w:t>Elaborar melhor o título.</w:t>
      </w:r>
    </w:p>
  </w:comment>
  <w:comment w:id="172" w:author="Marcelo COsta" w:date="2023-04-26T09:47:00Z" w:initials="MC">
    <w:p w14:paraId="0C5DC38A" w14:textId="77777777" w:rsidR="00F53362" w:rsidRDefault="00F53362" w:rsidP="007C7CB6">
      <w:pPr>
        <w:pStyle w:val="CommentText"/>
      </w:pPr>
      <w:r>
        <w:rPr>
          <w:rStyle w:val="CommentReference"/>
        </w:rPr>
        <w:annotationRef/>
      </w:r>
      <w:r>
        <w:t>Parei aqui!</w:t>
      </w:r>
    </w:p>
  </w:comment>
  <w:comment w:id="176" w:author="Marcelo COsta" w:date="2023-04-28T09:06:00Z" w:initials="MC">
    <w:p w14:paraId="4FF20504" w14:textId="77777777" w:rsidR="00AF67B7" w:rsidRDefault="00AF67B7" w:rsidP="00544E0A">
      <w:pPr>
        <w:pStyle w:val="CommentText"/>
      </w:pPr>
      <w:r>
        <w:rPr>
          <w:rStyle w:val="CommentReference"/>
        </w:rPr>
        <w:annotationRef/>
      </w:r>
      <w:r>
        <w:t>Pearson ou Spearman? Especificar</w:t>
      </w:r>
    </w:p>
  </w:comment>
  <w:comment w:id="178" w:author="Marcelo COsta" w:date="2023-04-28T09:11:00Z" w:initials="MC">
    <w:p w14:paraId="0AA7C1A8" w14:textId="77777777" w:rsidR="00395F55" w:rsidRDefault="00395F55" w:rsidP="00E95821">
      <w:pPr>
        <w:pStyle w:val="CommentText"/>
      </w:pPr>
      <w:r>
        <w:rPr>
          <w:rStyle w:val="CommentReference"/>
        </w:rPr>
        <w:annotationRef/>
      </w:r>
      <w:r>
        <w:t>Especificar as hipóteses nulas de forma breve: "variância constante". Por que foi aplicado um teste de autocorrelação? Como os dados são de painel, seria esperada uma autocorrelação nos dados.</w:t>
      </w:r>
    </w:p>
  </w:comment>
  <w:comment w:id="180" w:author="Marcelo COsta" w:date="2023-04-28T09:13:00Z" w:initials="MC">
    <w:p w14:paraId="1BDCEC5E" w14:textId="77777777" w:rsidR="003869D1" w:rsidRDefault="003869D1" w:rsidP="00E44976">
      <w:pPr>
        <w:pStyle w:val="CommentText"/>
      </w:pPr>
      <w:r>
        <w:rPr>
          <w:rStyle w:val="CommentReference"/>
        </w:rPr>
        <w:annotationRef/>
      </w:r>
      <w:r>
        <w:t>Não ficou claro para mim o ajuste do modelo (2). Como foi realizada a validação cruzada? Um conjunto para treino e o outro para teste?</w:t>
      </w:r>
    </w:p>
  </w:comment>
  <w:comment w:id="182" w:author="Marcelo COsta" w:date="2023-04-28T09:15:00Z" w:initials="MC">
    <w:p w14:paraId="155C6336" w14:textId="77777777" w:rsidR="00DA38C1" w:rsidRDefault="00DA38C1" w:rsidP="00DA4A42">
      <w:pPr>
        <w:pStyle w:val="CommentText"/>
      </w:pPr>
      <w:r>
        <w:rPr>
          <w:rStyle w:val="CommentReference"/>
        </w:rPr>
        <w:annotationRef/>
      </w:r>
      <w:r>
        <w:t>O que está sendo identificado por Deviance na verdade é o p-valor calculado a partir da Deviance, certo?</w:t>
      </w:r>
    </w:p>
  </w:comment>
  <w:comment w:id="183" w:author="Marcelo COsta" w:date="2023-04-28T09:17:00Z" w:initials="MC">
    <w:p w14:paraId="0127AC7F" w14:textId="77777777" w:rsidR="00260BAB" w:rsidRDefault="00260BAB" w:rsidP="00F37B73">
      <w:pPr>
        <w:pStyle w:val="CommentText"/>
      </w:pPr>
      <w:r>
        <w:rPr>
          <w:rStyle w:val="CommentReference"/>
        </w:rPr>
        <w:annotationRef/>
      </w:r>
      <w:r>
        <w:t>Aqui é meu entendimento que você está descrevendo o modelo de regressão quantílica. Como o mesmo não está descrito na seção de metodologia fica difícil para o leitor entender esses pontos.</w:t>
      </w:r>
    </w:p>
  </w:comment>
  <w:comment w:id="185" w:author="Marcelo COsta" w:date="2023-04-28T09:19:00Z" w:initials="MC">
    <w:p w14:paraId="47E8F94B" w14:textId="77777777" w:rsidR="007E1647" w:rsidRDefault="007E1647" w:rsidP="00FA287F">
      <w:pPr>
        <w:pStyle w:val="CommentText"/>
      </w:pPr>
      <w:r>
        <w:rPr>
          <w:rStyle w:val="CommentReference"/>
        </w:rPr>
        <w:annotationRef/>
      </w:r>
      <w:r>
        <w:t>Novamente, está confuso como os coeficientes do modelo "Leave-one-out" foram estimados. Isso porque foram ajustados n modelos onde n é o tamanho da amostra.</w:t>
      </w:r>
    </w:p>
  </w:comment>
  <w:comment w:id="186" w:author="Marcelo COsta" w:date="2023-04-28T09:21:00Z" w:initials="MC">
    <w:p w14:paraId="2852D459" w14:textId="77777777" w:rsidR="009521CE" w:rsidRDefault="009521CE" w:rsidP="0014157F">
      <w:pPr>
        <w:pStyle w:val="CommentText"/>
      </w:pPr>
      <w:r>
        <w:rPr>
          <w:rStyle w:val="CommentReference"/>
        </w:rPr>
        <w:annotationRef/>
      </w:r>
      <w:r>
        <w:t>Suspeito que R2 = 88% não utiliza validação cruzada ao passo que R2  = 79% sim.</w:t>
      </w:r>
    </w:p>
  </w:comment>
  <w:comment w:id="187" w:author="Marcelo COsta" w:date="2023-04-28T09:21:00Z" w:initials="MC">
    <w:p w14:paraId="1C56A67F" w14:textId="77777777" w:rsidR="009521CE" w:rsidRDefault="009521CE" w:rsidP="005968EE">
      <w:pPr>
        <w:pStyle w:val="CommentText"/>
      </w:pPr>
      <w:r>
        <w:rPr>
          <w:rStyle w:val="CommentReference"/>
        </w:rPr>
        <w:annotationRef/>
      </w:r>
      <w:r>
        <w:t>No modelo de programação linear beta_0 foi mantido positivo?</w:t>
      </w:r>
    </w:p>
  </w:comment>
  <w:comment w:id="188" w:author="Marcelo COsta" w:date="2023-04-28T09:22:00Z" w:initials="MC">
    <w:p w14:paraId="2B0092D8" w14:textId="77777777" w:rsidR="00323F40" w:rsidRDefault="00323F40" w:rsidP="008805F2">
      <w:pPr>
        <w:pStyle w:val="CommentText"/>
      </w:pPr>
      <w:r>
        <w:rPr>
          <w:rStyle w:val="CommentReference"/>
        </w:rPr>
        <w:annotationRef/>
      </w:r>
      <w:r>
        <w:t>Acho que entendi. Os valores do leave-one-out são as médias dos coeficientes.</w:t>
      </w:r>
    </w:p>
  </w:comment>
  <w:comment w:id="189" w:author="Igor Mazzeto" w:date="2023-05-08T19:09:00Z" w:initials="IM">
    <w:p w14:paraId="523F5F0B" w14:textId="3F0D6C4B" w:rsidR="00ED1568" w:rsidRDefault="00ED1568">
      <w:pPr>
        <w:pStyle w:val="CommentText"/>
      </w:pPr>
      <w:r>
        <w:rPr>
          <w:rStyle w:val="CommentReference"/>
        </w:rPr>
        <w:annotationRef/>
      </w:r>
      <w:r>
        <w:t>Exatamente.</w:t>
      </w:r>
    </w:p>
  </w:comment>
  <w:comment w:id="190" w:author="Marcelo COsta" w:date="2023-04-28T09:23:00Z" w:initials="MC">
    <w:p w14:paraId="28ADA154" w14:textId="77777777" w:rsidR="00124411" w:rsidRDefault="00124411" w:rsidP="00E44518">
      <w:pPr>
        <w:pStyle w:val="CommentText"/>
      </w:pPr>
      <w:r>
        <w:rPr>
          <w:rStyle w:val="CommentReference"/>
        </w:rPr>
        <w:annotationRef/>
      </w:r>
      <w:r>
        <w:t>Ficou bem interessante essa figura!</w:t>
      </w:r>
    </w:p>
  </w:comment>
  <w:comment w:id="191" w:author="Marcelo COsta" w:date="2023-04-28T09:27:00Z" w:initials="MC">
    <w:p w14:paraId="77C58D63" w14:textId="77777777" w:rsidR="00730128" w:rsidRDefault="00730128" w:rsidP="00C5326C">
      <w:pPr>
        <w:pStyle w:val="CommentText"/>
      </w:pPr>
      <w:r>
        <w:rPr>
          <w:rStyle w:val="CommentReference"/>
        </w:rPr>
        <w:annotationRef/>
      </w:r>
      <w:r>
        <w:t>Aqui é preciso um pouco de cautela para diferenciar o que é um R2 por validação cruzada e o que é R2 SEM validação cruzada. O ideal seria uma tabela onde todos os R2's tenham sido calculados utilizando validação cruzada.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EDF83" w15:done="0"/>
  <w15:commentEx w15:paraId="127E2CD4" w15:done="0"/>
  <w15:commentEx w15:paraId="25C5D989" w15:paraIdParent="127E2CD4" w15:done="0"/>
  <w15:commentEx w15:paraId="1EA74491" w15:done="0"/>
  <w15:commentEx w15:paraId="02A0FFDE" w15:done="0"/>
  <w15:commentEx w15:paraId="7516ED73" w15:done="0"/>
  <w15:commentEx w15:paraId="7571082D" w15:done="0"/>
  <w15:commentEx w15:paraId="642ED622" w15:paraIdParent="7571082D" w15:done="0"/>
  <w15:commentEx w15:paraId="71757FC3" w15:done="0"/>
  <w15:commentEx w15:paraId="5C3E2544" w15:done="0"/>
  <w15:commentEx w15:paraId="0C5DC38A" w15:done="0"/>
  <w15:commentEx w15:paraId="4FF20504" w15:done="0"/>
  <w15:commentEx w15:paraId="0AA7C1A8" w15:done="0"/>
  <w15:commentEx w15:paraId="1BDCEC5E" w15:done="0"/>
  <w15:commentEx w15:paraId="155C6336" w15:done="0"/>
  <w15:commentEx w15:paraId="0127AC7F" w15:done="0"/>
  <w15:commentEx w15:paraId="47E8F94B" w15:done="0"/>
  <w15:commentEx w15:paraId="2852D459" w15:paraIdParent="47E8F94B" w15:done="0"/>
  <w15:commentEx w15:paraId="1C56A67F" w15:done="0"/>
  <w15:commentEx w15:paraId="2B0092D8" w15:done="0"/>
  <w15:commentEx w15:paraId="523F5F0B" w15:paraIdParent="2B0092D8" w15:done="0"/>
  <w15:commentEx w15:paraId="28ADA154" w15:done="0"/>
  <w15:commentEx w15:paraId="77C58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6EE1" w16cex:dateUtc="2023-04-26T12:35:00Z"/>
  <w16cex:commentExtensible w16cex:durableId="2803C3A1" w16cex:dateUtc="2023-05-08T21:53:00Z"/>
  <w16cex:commentExtensible w16cex:durableId="27F36F13" w16cex:dateUtc="2023-04-26T12:36:00Z"/>
  <w16cex:commentExtensible w16cex:durableId="27F8C81C" w16cex:dateUtc="2023-04-26T12:43:00Z"/>
  <w16cex:commentExtensible w16cex:durableId="27F370B1" w16cex:dateUtc="2023-04-26T12:43:00Z"/>
  <w16cex:commentExtensible w16cex:durableId="27F3712D" w16cex:dateUtc="2023-04-26T12:45:00Z"/>
  <w16cex:commentExtensible w16cex:durableId="27F7B375" w16cex:dateUtc="2023-04-29T18:17:00Z"/>
  <w16cex:commentExtensible w16cex:durableId="27F37156" w16cex:dateUtc="2023-04-26T12:45:00Z"/>
  <w16cex:commentExtensible w16cex:durableId="27F37190" w16cex:dateUtc="2023-04-26T12:46:00Z"/>
  <w16cex:commentExtensible w16cex:durableId="27F371A7" w16cex:dateUtc="2023-04-26T12:47:00Z"/>
  <w16cex:commentExtensible w16cex:durableId="27F60B2D" w16cex:dateUtc="2023-04-28T12:06:00Z"/>
  <w16cex:commentExtensible w16cex:durableId="27F60C32" w16cex:dateUtc="2023-04-28T12:11:00Z"/>
  <w16cex:commentExtensible w16cex:durableId="27F60CB5" w16cex:dateUtc="2023-04-28T12:13:00Z"/>
  <w16cex:commentExtensible w16cex:durableId="27F60D27" w16cex:dateUtc="2023-04-28T12:15:00Z"/>
  <w16cex:commentExtensible w16cex:durableId="27F60DB0" w16cex:dateUtc="2023-04-28T12:17:00Z"/>
  <w16cex:commentExtensible w16cex:durableId="27F60E35" w16cex:dateUtc="2023-04-28T12:19:00Z"/>
  <w16cex:commentExtensible w16cex:durableId="27F60E8E" w16cex:dateUtc="2023-04-28T12:21:00Z"/>
  <w16cex:commentExtensible w16cex:durableId="27F60EA3" w16cex:dateUtc="2023-04-28T12:21:00Z"/>
  <w16cex:commentExtensible w16cex:durableId="27F60EC9" w16cex:dateUtc="2023-04-28T12:22:00Z"/>
  <w16cex:commentExtensible w16cex:durableId="2803C775" w16cex:dateUtc="2023-05-08T22:09:00Z"/>
  <w16cex:commentExtensible w16cex:durableId="27F60F0F" w16cex:dateUtc="2023-04-28T12:23:00Z"/>
  <w16cex:commentExtensible w16cex:durableId="27F6101D" w16cex:dateUtc="2023-04-28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EDF83" w16cid:durableId="1F2F9DDD"/>
  <w16cid:commentId w16cid:paraId="127E2CD4" w16cid:durableId="27F36EE1"/>
  <w16cid:commentId w16cid:paraId="25C5D989" w16cid:durableId="2803C3A1"/>
  <w16cid:commentId w16cid:paraId="1EA74491" w16cid:durableId="27F36F13"/>
  <w16cid:commentId w16cid:paraId="02A0FFDE" w16cid:durableId="27F8C81C"/>
  <w16cid:commentId w16cid:paraId="7516ED73" w16cid:durableId="27F370B1"/>
  <w16cid:commentId w16cid:paraId="7571082D" w16cid:durableId="27F3712D"/>
  <w16cid:commentId w16cid:paraId="642ED622" w16cid:durableId="27F7B375"/>
  <w16cid:commentId w16cid:paraId="71757FC3" w16cid:durableId="27F37156"/>
  <w16cid:commentId w16cid:paraId="5C3E2544" w16cid:durableId="27F37190"/>
  <w16cid:commentId w16cid:paraId="0C5DC38A" w16cid:durableId="27F371A7"/>
  <w16cid:commentId w16cid:paraId="4FF20504" w16cid:durableId="27F60B2D"/>
  <w16cid:commentId w16cid:paraId="0AA7C1A8" w16cid:durableId="27F60C32"/>
  <w16cid:commentId w16cid:paraId="1BDCEC5E" w16cid:durableId="27F60CB5"/>
  <w16cid:commentId w16cid:paraId="155C6336" w16cid:durableId="27F60D27"/>
  <w16cid:commentId w16cid:paraId="0127AC7F" w16cid:durableId="27F60DB0"/>
  <w16cid:commentId w16cid:paraId="47E8F94B" w16cid:durableId="27F60E35"/>
  <w16cid:commentId w16cid:paraId="2852D459" w16cid:durableId="27F60E8E"/>
  <w16cid:commentId w16cid:paraId="1C56A67F" w16cid:durableId="27F60EA3"/>
  <w16cid:commentId w16cid:paraId="2B0092D8" w16cid:durableId="27F60EC9"/>
  <w16cid:commentId w16cid:paraId="523F5F0B" w16cid:durableId="2803C775"/>
  <w16cid:commentId w16cid:paraId="28ADA154" w16cid:durableId="27F60F0F"/>
  <w16cid:commentId w16cid:paraId="77C58D63" w16cid:durableId="27F6101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FEE"/>
    <w:multiLevelType w:val="hybridMultilevel"/>
    <w:tmpl w:val="082AB21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2755"/>
    <w:multiLevelType w:val="hybridMultilevel"/>
    <w:tmpl w:val="42E26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B3CE8"/>
    <w:multiLevelType w:val="hybridMultilevel"/>
    <w:tmpl w:val="C414E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2B0FA1"/>
    <w:multiLevelType w:val="hybridMultilevel"/>
    <w:tmpl w:val="67049F7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15522E3B"/>
    <w:multiLevelType w:val="hybridMultilevel"/>
    <w:tmpl w:val="70C8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779"/>
    <w:multiLevelType w:val="hybridMultilevel"/>
    <w:tmpl w:val="BA2E028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70CBF"/>
    <w:multiLevelType w:val="hybridMultilevel"/>
    <w:tmpl w:val="6CCC2A5A"/>
    <w:lvl w:ilvl="0" w:tplc="0416000F">
      <w:start w:val="1"/>
      <w:numFmt w:val="decimal"/>
      <w:lvlText w:val="%1."/>
      <w:lvlJc w:val="left"/>
      <w:pPr>
        <w:ind w:left="1427" w:hanging="360"/>
      </w:pPr>
    </w:lvl>
    <w:lvl w:ilvl="1" w:tplc="04160019" w:tentative="1">
      <w:start w:val="1"/>
      <w:numFmt w:val="lowerLetter"/>
      <w:lvlText w:val="%2."/>
      <w:lvlJc w:val="left"/>
      <w:pPr>
        <w:ind w:left="2147" w:hanging="360"/>
      </w:pPr>
    </w:lvl>
    <w:lvl w:ilvl="2" w:tplc="0416001B" w:tentative="1">
      <w:start w:val="1"/>
      <w:numFmt w:val="lowerRoman"/>
      <w:lvlText w:val="%3."/>
      <w:lvlJc w:val="right"/>
      <w:pPr>
        <w:ind w:left="2867" w:hanging="180"/>
      </w:pPr>
    </w:lvl>
    <w:lvl w:ilvl="3" w:tplc="0416000F" w:tentative="1">
      <w:start w:val="1"/>
      <w:numFmt w:val="decimal"/>
      <w:lvlText w:val="%4."/>
      <w:lvlJc w:val="left"/>
      <w:pPr>
        <w:ind w:left="3587" w:hanging="360"/>
      </w:pPr>
    </w:lvl>
    <w:lvl w:ilvl="4" w:tplc="04160019" w:tentative="1">
      <w:start w:val="1"/>
      <w:numFmt w:val="lowerLetter"/>
      <w:lvlText w:val="%5."/>
      <w:lvlJc w:val="left"/>
      <w:pPr>
        <w:ind w:left="4307" w:hanging="360"/>
      </w:pPr>
    </w:lvl>
    <w:lvl w:ilvl="5" w:tplc="0416001B" w:tentative="1">
      <w:start w:val="1"/>
      <w:numFmt w:val="lowerRoman"/>
      <w:lvlText w:val="%6."/>
      <w:lvlJc w:val="right"/>
      <w:pPr>
        <w:ind w:left="5027" w:hanging="180"/>
      </w:pPr>
    </w:lvl>
    <w:lvl w:ilvl="6" w:tplc="0416000F" w:tentative="1">
      <w:start w:val="1"/>
      <w:numFmt w:val="decimal"/>
      <w:lvlText w:val="%7."/>
      <w:lvlJc w:val="left"/>
      <w:pPr>
        <w:ind w:left="5747" w:hanging="360"/>
      </w:pPr>
    </w:lvl>
    <w:lvl w:ilvl="7" w:tplc="04160019" w:tentative="1">
      <w:start w:val="1"/>
      <w:numFmt w:val="lowerLetter"/>
      <w:lvlText w:val="%8."/>
      <w:lvlJc w:val="left"/>
      <w:pPr>
        <w:ind w:left="6467" w:hanging="360"/>
      </w:pPr>
    </w:lvl>
    <w:lvl w:ilvl="8" w:tplc="0416001B" w:tentative="1">
      <w:start w:val="1"/>
      <w:numFmt w:val="lowerRoman"/>
      <w:lvlText w:val="%9."/>
      <w:lvlJc w:val="right"/>
      <w:pPr>
        <w:ind w:left="7187" w:hanging="180"/>
      </w:pPr>
    </w:lvl>
  </w:abstractNum>
  <w:abstractNum w:abstractNumId="7" w15:restartNumberingAfterBreak="0">
    <w:nsid w:val="190D3147"/>
    <w:multiLevelType w:val="hybridMultilevel"/>
    <w:tmpl w:val="5060E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352C7C"/>
    <w:multiLevelType w:val="hybridMultilevel"/>
    <w:tmpl w:val="90B61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2B0E4E"/>
    <w:multiLevelType w:val="hybridMultilevel"/>
    <w:tmpl w:val="E57C5ED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15:restartNumberingAfterBreak="0">
    <w:nsid w:val="353E4EC7"/>
    <w:multiLevelType w:val="hybridMultilevel"/>
    <w:tmpl w:val="BDEC83E8"/>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B1C96"/>
    <w:multiLevelType w:val="hybridMultilevel"/>
    <w:tmpl w:val="B2C47C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502F68"/>
    <w:multiLevelType w:val="hybridMultilevel"/>
    <w:tmpl w:val="D12C3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7745DC"/>
    <w:multiLevelType w:val="hybridMultilevel"/>
    <w:tmpl w:val="8AC29796"/>
    <w:lvl w:ilvl="0" w:tplc="04160001">
      <w:start w:val="1"/>
      <w:numFmt w:val="bullet"/>
      <w:lvlText w:val=""/>
      <w:lvlJc w:val="left"/>
      <w:pPr>
        <w:ind w:left="1433" w:hanging="360"/>
      </w:pPr>
      <w:rPr>
        <w:rFonts w:ascii="Symbol" w:hAnsi="Symbol" w:hint="default"/>
      </w:rPr>
    </w:lvl>
    <w:lvl w:ilvl="1" w:tplc="04160003" w:tentative="1">
      <w:start w:val="1"/>
      <w:numFmt w:val="bullet"/>
      <w:lvlText w:val="o"/>
      <w:lvlJc w:val="left"/>
      <w:pPr>
        <w:ind w:left="2153" w:hanging="360"/>
      </w:pPr>
      <w:rPr>
        <w:rFonts w:ascii="Courier New" w:hAnsi="Courier New" w:cs="Courier New" w:hint="default"/>
      </w:rPr>
    </w:lvl>
    <w:lvl w:ilvl="2" w:tplc="04160005" w:tentative="1">
      <w:start w:val="1"/>
      <w:numFmt w:val="bullet"/>
      <w:lvlText w:val=""/>
      <w:lvlJc w:val="left"/>
      <w:pPr>
        <w:ind w:left="2873" w:hanging="360"/>
      </w:pPr>
      <w:rPr>
        <w:rFonts w:ascii="Wingdings" w:hAnsi="Wingdings" w:hint="default"/>
      </w:rPr>
    </w:lvl>
    <w:lvl w:ilvl="3" w:tplc="04160001" w:tentative="1">
      <w:start w:val="1"/>
      <w:numFmt w:val="bullet"/>
      <w:lvlText w:val=""/>
      <w:lvlJc w:val="left"/>
      <w:pPr>
        <w:ind w:left="3593" w:hanging="360"/>
      </w:pPr>
      <w:rPr>
        <w:rFonts w:ascii="Symbol" w:hAnsi="Symbol" w:hint="default"/>
      </w:rPr>
    </w:lvl>
    <w:lvl w:ilvl="4" w:tplc="04160003" w:tentative="1">
      <w:start w:val="1"/>
      <w:numFmt w:val="bullet"/>
      <w:lvlText w:val="o"/>
      <w:lvlJc w:val="left"/>
      <w:pPr>
        <w:ind w:left="4313" w:hanging="360"/>
      </w:pPr>
      <w:rPr>
        <w:rFonts w:ascii="Courier New" w:hAnsi="Courier New" w:cs="Courier New" w:hint="default"/>
      </w:rPr>
    </w:lvl>
    <w:lvl w:ilvl="5" w:tplc="04160005" w:tentative="1">
      <w:start w:val="1"/>
      <w:numFmt w:val="bullet"/>
      <w:lvlText w:val=""/>
      <w:lvlJc w:val="left"/>
      <w:pPr>
        <w:ind w:left="5033" w:hanging="360"/>
      </w:pPr>
      <w:rPr>
        <w:rFonts w:ascii="Wingdings" w:hAnsi="Wingdings" w:hint="default"/>
      </w:rPr>
    </w:lvl>
    <w:lvl w:ilvl="6" w:tplc="04160001" w:tentative="1">
      <w:start w:val="1"/>
      <w:numFmt w:val="bullet"/>
      <w:lvlText w:val=""/>
      <w:lvlJc w:val="left"/>
      <w:pPr>
        <w:ind w:left="5753" w:hanging="360"/>
      </w:pPr>
      <w:rPr>
        <w:rFonts w:ascii="Symbol" w:hAnsi="Symbol" w:hint="default"/>
      </w:rPr>
    </w:lvl>
    <w:lvl w:ilvl="7" w:tplc="04160003" w:tentative="1">
      <w:start w:val="1"/>
      <w:numFmt w:val="bullet"/>
      <w:lvlText w:val="o"/>
      <w:lvlJc w:val="left"/>
      <w:pPr>
        <w:ind w:left="6473" w:hanging="360"/>
      </w:pPr>
      <w:rPr>
        <w:rFonts w:ascii="Courier New" w:hAnsi="Courier New" w:cs="Courier New" w:hint="default"/>
      </w:rPr>
    </w:lvl>
    <w:lvl w:ilvl="8" w:tplc="04160005" w:tentative="1">
      <w:start w:val="1"/>
      <w:numFmt w:val="bullet"/>
      <w:lvlText w:val=""/>
      <w:lvlJc w:val="left"/>
      <w:pPr>
        <w:ind w:left="7193" w:hanging="360"/>
      </w:pPr>
      <w:rPr>
        <w:rFonts w:ascii="Wingdings" w:hAnsi="Wingdings" w:hint="default"/>
      </w:rPr>
    </w:lvl>
  </w:abstractNum>
  <w:abstractNum w:abstractNumId="14" w15:restartNumberingAfterBreak="0">
    <w:nsid w:val="4ADA4A39"/>
    <w:multiLevelType w:val="hybridMultilevel"/>
    <w:tmpl w:val="8572063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512B1B9D"/>
    <w:multiLevelType w:val="hybridMultilevel"/>
    <w:tmpl w:val="57FA80E2"/>
    <w:lvl w:ilvl="0" w:tplc="0409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CF0C6C"/>
    <w:multiLevelType w:val="multilevel"/>
    <w:tmpl w:val="B2C47C60"/>
    <w:styleLink w:val="Listaatu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3877605"/>
    <w:multiLevelType w:val="hybridMultilevel"/>
    <w:tmpl w:val="C388CFEA"/>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75E93"/>
    <w:multiLevelType w:val="hybridMultilevel"/>
    <w:tmpl w:val="FF20F9A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9" w15:restartNumberingAfterBreak="0">
    <w:nsid w:val="749127A3"/>
    <w:multiLevelType w:val="hybridMultilevel"/>
    <w:tmpl w:val="282C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32187"/>
    <w:multiLevelType w:val="hybridMultilevel"/>
    <w:tmpl w:val="F7308C38"/>
    <w:lvl w:ilvl="0" w:tplc="04090001">
      <w:start w:val="1"/>
      <w:numFmt w:val="bullet"/>
      <w:lvlText w:val=""/>
      <w:lvlJc w:val="left"/>
      <w:pPr>
        <w:ind w:left="1852" w:hanging="360"/>
      </w:pPr>
      <w:rPr>
        <w:rFonts w:ascii="Symbol" w:hAnsi="Symbol" w:hint="default"/>
      </w:rPr>
    </w:lvl>
    <w:lvl w:ilvl="1" w:tplc="04090003">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1" w15:restartNumberingAfterBreak="0">
    <w:nsid w:val="7D1D26A3"/>
    <w:multiLevelType w:val="hybridMultilevel"/>
    <w:tmpl w:val="05D641FC"/>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num w:numId="1" w16cid:durableId="1679694082">
    <w:abstractNumId w:val="2"/>
  </w:num>
  <w:num w:numId="2" w16cid:durableId="627050326">
    <w:abstractNumId w:val="8"/>
  </w:num>
  <w:num w:numId="3" w16cid:durableId="742872282">
    <w:abstractNumId w:val="1"/>
  </w:num>
  <w:num w:numId="4" w16cid:durableId="1651901487">
    <w:abstractNumId w:val="11"/>
  </w:num>
  <w:num w:numId="5" w16cid:durableId="1228538311">
    <w:abstractNumId w:val="16"/>
  </w:num>
  <w:num w:numId="6" w16cid:durableId="1492940968">
    <w:abstractNumId w:val="9"/>
  </w:num>
  <w:num w:numId="7" w16cid:durableId="2004433619">
    <w:abstractNumId w:val="18"/>
  </w:num>
  <w:num w:numId="8" w16cid:durableId="1785690864">
    <w:abstractNumId w:val="4"/>
  </w:num>
  <w:num w:numId="9" w16cid:durableId="1959601985">
    <w:abstractNumId w:val="3"/>
  </w:num>
  <w:num w:numId="10" w16cid:durableId="1794520080">
    <w:abstractNumId w:val="20"/>
  </w:num>
  <w:num w:numId="11" w16cid:durableId="1734232897">
    <w:abstractNumId w:val="13"/>
  </w:num>
  <w:num w:numId="12" w16cid:durableId="1527717056">
    <w:abstractNumId w:val="7"/>
  </w:num>
  <w:num w:numId="13" w16cid:durableId="809713609">
    <w:abstractNumId w:val="10"/>
  </w:num>
  <w:num w:numId="14" w16cid:durableId="247350848">
    <w:abstractNumId w:val="12"/>
  </w:num>
  <w:num w:numId="15" w16cid:durableId="488988108">
    <w:abstractNumId w:val="15"/>
  </w:num>
  <w:num w:numId="16" w16cid:durableId="592519718">
    <w:abstractNumId w:val="14"/>
  </w:num>
  <w:num w:numId="17" w16cid:durableId="2100832021">
    <w:abstractNumId w:val="21"/>
  </w:num>
  <w:num w:numId="18" w16cid:durableId="1520851904">
    <w:abstractNumId w:val="5"/>
  </w:num>
  <w:num w:numId="19" w16cid:durableId="1591543373">
    <w:abstractNumId w:val="17"/>
  </w:num>
  <w:num w:numId="20" w16cid:durableId="1219977826">
    <w:abstractNumId w:val="0"/>
  </w:num>
  <w:num w:numId="21" w16cid:durableId="1648506933">
    <w:abstractNumId w:val="19"/>
  </w:num>
  <w:num w:numId="22" w16cid:durableId="119415128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gor Mazzeto">
    <w15:presenceInfo w15:providerId="Windows Live" w15:userId="677a3fe3c4ba4a97"/>
  </w15:person>
  <w15:person w15:author="Marcelo COsta">
    <w15:presenceInfo w15:providerId="Windows Live" w15:userId="d9e72a606f4197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D"/>
    <w:rsid w:val="0000073D"/>
    <w:rsid w:val="00000AF6"/>
    <w:rsid w:val="00000F70"/>
    <w:rsid w:val="00001F34"/>
    <w:rsid w:val="00002C85"/>
    <w:rsid w:val="00014D05"/>
    <w:rsid w:val="00015EB0"/>
    <w:rsid w:val="0002081E"/>
    <w:rsid w:val="00027BED"/>
    <w:rsid w:val="000314D9"/>
    <w:rsid w:val="00035ABC"/>
    <w:rsid w:val="00040869"/>
    <w:rsid w:val="000431ED"/>
    <w:rsid w:val="00043C56"/>
    <w:rsid w:val="000444D9"/>
    <w:rsid w:val="0005007B"/>
    <w:rsid w:val="00050613"/>
    <w:rsid w:val="00053326"/>
    <w:rsid w:val="000558BA"/>
    <w:rsid w:val="0006035B"/>
    <w:rsid w:val="00062CFC"/>
    <w:rsid w:val="000635E9"/>
    <w:rsid w:val="00064247"/>
    <w:rsid w:val="000673D3"/>
    <w:rsid w:val="00071A1B"/>
    <w:rsid w:val="00073121"/>
    <w:rsid w:val="0007316E"/>
    <w:rsid w:val="000737A3"/>
    <w:rsid w:val="000741DD"/>
    <w:rsid w:val="00074C57"/>
    <w:rsid w:val="00077498"/>
    <w:rsid w:val="0008254C"/>
    <w:rsid w:val="00092B08"/>
    <w:rsid w:val="00093180"/>
    <w:rsid w:val="00095792"/>
    <w:rsid w:val="00097607"/>
    <w:rsid w:val="000A0977"/>
    <w:rsid w:val="000A20E7"/>
    <w:rsid w:val="000A5D76"/>
    <w:rsid w:val="000B03C8"/>
    <w:rsid w:val="000B3F15"/>
    <w:rsid w:val="000B42EB"/>
    <w:rsid w:val="000B5C1E"/>
    <w:rsid w:val="000B7B84"/>
    <w:rsid w:val="000C43F5"/>
    <w:rsid w:val="000C5971"/>
    <w:rsid w:val="000D3F56"/>
    <w:rsid w:val="000D6839"/>
    <w:rsid w:val="000E4FD9"/>
    <w:rsid w:val="000E5625"/>
    <w:rsid w:val="000E65CD"/>
    <w:rsid w:val="000F0195"/>
    <w:rsid w:val="000F1A36"/>
    <w:rsid w:val="000F36A8"/>
    <w:rsid w:val="000F5B04"/>
    <w:rsid w:val="0010451B"/>
    <w:rsid w:val="0010481C"/>
    <w:rsid w:val="00104DB4"/>
    <w:rsid w:val="00104E78"/>
    <w:rsid w:val="00111425"/>
    <w:rsid w:val="0011242A"/>
    <w:rsid w:val="001171EC"/>
    <w:rsid w:val="0012102F"/>
    <w:rsid w:val="00121F31"/>
    <w:rsid w:val="001220EB"/>
    <w:rsid w:val="00124411"/>
    <w:rsid w:val="001256D2"/>
    <w:rsid w:val="00126793"/>
    <w:rsid w:val="00126EB3"/>
    <w:rsid w:val="001273B8"/>
    <w:rsid w:val="001312C5"/>
    <w:rsid w:val="0013622A"/>
    <w:rsid w:val="001362FF"/>
    <w:rsid w:val="001363C2"/>
    <w:rsid w:val="00140434"/>
    <w:rsid w:val="001405A1"/>
    <w:rsid w:val="0014091A"/>
    <w:rsid w:val="0014113B"/>
    <w:rsid w:val="00142A5B"/>
    <w:rsid w:val="001446A3"/>
    <w:rsid w:val="00145ADA"/>
    <w:rsid w:val="00157E75"/>
    <w:rsid w:val="00165A35"/>
    <w:rsid w:val="00165E19"/>
    <w:rsid w:val="00166840"/>
    <w:rsid w:val="00167E1E"/>
    <w:rsid w:val="001722AA"/>
    <w:rsid w:val="00174A95"/>
    <w:rsid w:val="00175DE1"/>
    <w:rsid w:val="001765A8"/>
    <w:rsid w:val="00176B83"/>
    <w:rsid w:val="00176D5C"/>
    <w:rsid w:val="001775F1"/>
    <w:rsid w:val="00177AB6"/>
    <w:rsid w:val="00183284"/>
    <w:rsid w:val="0018482C"/>
    <w:rsid w:val="00185638"/>
    <w:rsid w:val="0018774D"/>
    <w:rsid w:val="00187FAC"/>
    <w:rsid w:val="00190AE4"/>
    <w:rsid w:val="00192429"/>
    <w:rsid w:val="001930F7"/>
    <w:rsid w:val="0019324A"/>
    <w:rsid w:val="001938E5"/>
    <w:rsid w:val="001966AE"/>
    <w:rsid w:val="0019676D"/>
    <w:rsid w:val="00197477"/>
    <w:rsid w:val="001A1AAF"/>
    <w:rsid w:val="001A45B1"/>
    <w:rsid w:val="001A49EA"/>
    <w:rsid w:val="001A5D8B"/>
    <w:rsid w:val="001A62DC"/>
    <w:rsid w:val="001A78CA"/>
    <w:rsid w:val="001B0420"/>
    <w:rsid w:val="001B092E"/>
    <w:rsid w:val="001B09FA"/>
    <w:rsid w:val="001B2682"/>
    <w:rsid w:val="001B2EE2"/>
    <w:rsid w:val="001B5974"/>
    <w:rsid w:val="001B673F"/>
    <w:rsid w:val="001B67CE"/>
    <w:rsid w:val="001C35A3"/>
    <w:rsid w:val="001C606C"/>
    <w:rsid w:val="001D0C6C"/>
    <w:rsid w:val="001D1699"/>
    <w:rsid w:val="001D52EF"/>
    <w:rsid w:val="001E1C6D"/>
    <w:rsid w:val="001F13F4"/>
    <w:rsid w:val="001F2FF5"/>
    <w:rsid w:val="001F3721"/>
    <w:rsid w:val="001F7445"/>
    <w:rsid w:val="00204285"/>
    <w:rsid w:val="00205228"/>
    <w:rsid w:val="002060E8"/>
    <w:rsid w:val="00206A25"/>
    <w:rsid w:val="00206DF5"/>
    <w:rsid w:val="002123A3"/>
    <w:rsid w:val="00214932"/>
    <w:rsid w:val="00216D96"/>
    <w:rsid w:val="00221FD6"/>
    <w:rsid w:val="00223B8A"/>
    <w:rsid w:val="0022469E"/>
    <w:rsid w:val="00227FE0"/>
    <w:rsid w:val="00233563"/>
    <w:rsid w:val="00235BC6"/>
    <w:rsid w:val="00236BFE"/>
    <w:rsid w:val="00241555"/>
    <w:rsid w:val="002422F7"/>
    <w:rsid w:val="00243C78"/>
    <w:rsid w:val="0024467D"/>
    <w:rsid w:val="00253CFC"/>
    <w:rsid w:val="002572BA"/>
    <w:rsid w:val="002579B6"/>
    <w:rsid w:val="00260BAB"/>
    <w:rsid w:val="002614B9"/>
    <w:rsid w:val="00262EB4"/>
    <w:rsid w:val="002705D8"/>
    <w:rsid w:val="002706A5"/>
    <w:rsid w:val="00271FE2"/>
    <w:rsid w:val="00273211"/>
    <w:rsid w:val="00273F84"/>
    <w:rsid w:val="00273FC2"/>
    <w:rsid w:val="002775F3"/>
    <w:rsid w:val="0028017C"/>
    <w:rsid w:val="0028422C"/>
    <w:rsid w:val="00286571"/>
    <w:rsid w:val="00290BB9"/>
    <w:rsid w:val="002910BF"/>
    <w:rsid w:val="002A1263"/>
    <w:rsid w:val="002A22F4"/>
    <w:rsid w:val="002A70DA"/>
    <w:rsid w:val="002A7C03"/>
    <w:rsid w:val="002B0ABF"/>
    <w:rsid w:val="002B0BC7"/>
    <w:rsid w:val="002B4526"/>
    <w:rsid w:val="002B68C7"/>
    <w:rsid w:val="002B7CC3"/>
    <w:rsid w:val="002C0098"/>
    <w:rsid w:val="002C0105"/>
    <w:rsid w:val="002C19B2"/>
    <w:rsid w:val="002C30E2"/>
    <w:rsid w:val="002C3296"/>
    <w:rsid w:val="002C3387"/>
    <w:rsid w:val="002D2148"/>
    <w:rsid w:val="002D2737"/>
    <w:rsid w:val="002E1C6E"/>
    <w:rsid w:val="002E231D"/>
    <w:rsid w:val="002E3F21"/>
    <w:rsid w:val="002E5094"/>
    <w:rsid w:val="002E7CAE"/>
    <w:rsid w:val="002F0E54"/>
    <w:rsid w:val="002F4F37"/>
    <w:rsid w:val="002F5C93"/>
    <w:rsid w:val="00302C5E"/>
    <w:rsid w:val="003130D2"/>
    <w:rsid w:val="00315B41"/>
    <w:rsid w:val="00315E4C"/>
    <w:rsid w:val="003160CE"/>
    <w:rsid w:val="00320939"/>
    <w:rsid w:val="0032116A"/>
    <w:rsid w:val="003218D4"/>
    <w:rsid w:val="00321BFA"/>
    <w:rsid w:val="00322CF2"/>
    <w:rsid w:val="00323572"/>
    <w:rsid w:val="003236FB"/>
    <w:rsid w:val="00323F40"/>
    <w:rsid w:val="00325EAF"/>
    <w:rsid w:val="0032754A"/>
    <w:rsid w:val="00327C3A"/>
    <w:rsid w:val="00330F45"/>
    <w:rsid w:val="003334C5"/>
    <w:rsid w:val="003365A3"/>
    <w:rsid w:val="00336E75"/>
    <w:rsid w:val="00341828"/>
    <w:rsid w:val="0034261F"/>
    <w:rsid w:val="00342DD8"/>
    <w:rsid w:val="0034705F"/>
    <w:rsid w:val="00352018"/>
    <w:rsid w:val="00360007"/>
    <w:rsid w:val="00364B18"/>
    <w:rsid w:val="003667F4"/>
    <w:rsid w:val="00367047"/>
    <w:rsid w:val="003732FA"/>
    <w:rsid w:val="00373ED0"/>
    <w:rsid w:val="00374E7F"/>
    <w:rsid w:val="00375A15"/>
    <w:rsid w:val="003773E8"/>
    <w:rsid w:val="00382614"/>
    <w:rsid w:val="00382E4B"/>
    <w:rsid w:val="00385F1D"/>
    <w:rsid w:val="003869D1"/>
    <w:rsid w:val="003911F0"/>
    <w:rsid w:val="003914C6"/>
    <w:rsid w:val="00395F55"/>
    <w:rsid w:val="003A1F38"/>
    <w:rsid w:val="003A261C"/>
    <w:rsid w:val="003A2A88"/>
    <w:rsid w:val="003A2F63"/>
    <w:rsid w:val="003A5899"/>
    <w:rsid w:val="003A703E"/>
    <w:rsid w:val="003A76BF"/>
    <w:rsid w:val="003B0763"/>
    <w:rsid w:val="003B1654"/>
    <w:rsid w:val="003B28C2"/>
    <w:rsid w:val="003B352B"/>
    <w:rsid w:val="003B40AF"/>
    <w:rsid w:val="003B468C"/>
    <w:rsid w:val="003B4B9D"/>
    <w:rsid w:val="003B68B5"/>
    <w:rsid w:val="003B7602"/>
    <w:rsid w:val="003B7E9B"/>
    <w:rsid w:val="003C2826"/>
    <w:rsid w:val="003C2D9F"/>
    <w:rsid w:val="003D51B8"/>
    <w:rsid w:val="003E1C54"/>
    <w:rsid w:val="003E2FC8"/>
    <w:rsid w:val="003E553D"/>
    <w:rsid w:val="003E6D3F"/>
    <w:rsid w:val="003E6DD9"/>
    <w:rsid w:val="003F0CC2"/>
    <w:rsid w:val="003F3663"/>
    <w:rsid w:val="003F59A4"/>
    <w:rsid w:val="003F6278"/>
    <w:rsid w:val="003F79D9"/>
    <w:rsid w:val="004003BF"/>
    <w:rsid w:val="004012C1"/>
    <w:rsid w:val="004024B6"/>
    <w:rsid w:val="00405214"/>
    <w:rsid w:val="004063A7"/>
    <w:rsid w:val="00406FA1"/>
    <w:rsid w:val="004112D8"/>
    <w:rsid w:val="00415950"/>
    <w:rsid w:val="00421094"/>
    <w:rsid w:val="00423C7D"/>
    <w:rsid w:val="004241ED"/>
    <w:rsid w:val="0042494B"/>
    <w:rsid w:val="00427092"/>
    <w:rsid w:val="00431327"/>
    <w:rsid w:val="00436B37"/>
    <w:rsid w:val="00440855"/>
    <w:rsid w:val="004413CE"/>
    <w:rsid w:val="00442DA4"/>
    <w:rsid w:val="004432C0"/>
    <w:rsid w:val="00443B08"/>
    <w:rsid w:val="00443CE0"/>
    <w:rsid w:val="00443D36"/>
    <w:rsid w:val="0045007D"/>
    <w:rsid w:val="004508C6"/>
    <w:rsid w:val="004531D5"/>
    <w:rsid w:val="00453899"/>
    <w:rsid w:val="004564C1"/>
    <w:rsid w:val="004611B9"/>
    <w:rsid w:val="004619EC"/>
    <w:rsid w:val="0046348B"/>
    <w:rsid w:val="00466382"/>
    <w:rsid w:val="004664CE"/>
    <w:rsid w:val="00467C95"/>
    <w:rsid w:val="00471F25"/>
    <w:rsid w:val="00472474"/>
    <w:rsid w:val="00472772"/>
    <w:rsid w:val="00472DD6"/>
    <w:rsid w:val="00475C6E"/>
    <w:rsid w:val="00482855"/>
    <w:rsid w:val="00485242"/>
    <w:rsid w:val="0048757B"/>
    <w:rsid w:val="004905E5"/>
    <w:rsid w:val="00492DC5"/>
    <w:rsid w:val="00493856"/>
    <w:rsid w:val="00493978"/>
    <w:rsid w:val="004949D4"/>
    <w:rsid w:val="0049588F"/>
    <w:rsid w:val="004A0BCF"/>
    <w:rsid w:val="004A0D58"/>
    <w:rsid w:val="004A432C"/>
    <w:rsid w:val="004A5D1B"/>
    <w:rsid w:val="004A7914"/>
    <w:rsid w:val="004B0503"/>
    <w:rsid w:val="004B4B24"/>
    <w:rsid w:val="004B619B"/>
    <w:rsid w:val="004B6D91"/>
    <w:rsid w:val="004B7B53"/>
    <w:rsid w:val="004C01D5"/>
    <w:rsid w:val="004C0769"/>
    <w:rsid w:val="004C0B61"/>
    <w:rsid w:val="004C245D"/>
    <w:rsid w:val="004C3DDF"/>
    <w:rsid w:val="004C44D7"/>
    <w:rsid w:val="004D1198"/>
    <w:rsid w:val="004D43EC"/>
    <w:rsid w:val="004D4DDA"/>
    <w:rsid w:val="004D587A"/>
    <w:rsid w:val="004D5BB3"/>
    <w:rsid w:val="004D5CD4"/>
    <w:rsid w:val="004D6921"/>
    <w:rsid w:val="004D795D"/>
    <w:rsid w:val="004D7BA8"/>
    <w:rsid w:val="004E072A"/>
    <w:rsid w:val="004E1465"/>
    <w:rsid w:val="004E1568"/>
    <w:rsid w:val="004E540F"/>
    <w:rsid w:val="004E72A4"/>
    <w:rsid w:val="004F0B31"/>
    <w:rsid w:val="004F1120"/>
    <w:rsid w:val="004F157F"/>
    <w:rsid w:val="004F394A"/>
    <w:rsid w:val="004F723D"/>
    <w:rsid w:val="00501282"/>
    <w:rsid w:val="0050542F"/>
    <w:rsid w:val="00505D9E"/>
    <w:rsid w:val="0051193F"/>
    <w:rsid w:val="0051407B"/>
    <w:rsid w:val="00515618"/>
    <w:rsid w:val="00520ADA"/>
    <w:rsid w:val="00520D34"/>
    <w:rsid w:val="0052360C"/>
    <w:rsid w:val="00526B57"/>
    <w:rsid w:val="0052727E"/>
    <w:rsid w:val="00532488"/>
    <w:rsid w:val="00532CE9"/>
    <w:rsid w:val="00533BF8"/>
    <w:rsid w:val="0053405B"/>
    <w:rsid w:val="00537425"/>
    <w:rsid w:val="0054087F"/>
    <w:rsid w:val="0054140C"/>
    <w:rsid w:val="005426A0"/>
    <w:rsid w:val="00544F89"/>
    <w:rsid w:val="00545697"/>
    <w:rsid w:val="00552663"/>
    <w:rsid w:val="00556034"/>
    <w:rsid w:val="005614E7"/>
    <w:rsid w:val="00567507"/>
    <w:rsid w:val="005676FA"/>
    <w:rsid w:val="00567DD5"/>
    <w:rsid w:val="00570DA5"/>
    <w:rsid w:val="00577894"/>
    <w:rsid w:val="0058171A"/>
    <w:rsid w:val="00582643"/>
    <w:rsid w:val="00585669"/>
    <w:rsid w:val="005925DA"/>
    <w:rsid w:val="00596AA7"/>
    <w:rsid w:val="005A43FA"/>
    <w:rsid w:val="005A50AE"/>
    <w:rsid w:val="005A601D"/>
    <w:rsid w:val="005B0C47"/>
    <w:rsid w:val="005B2580"/>
    <w:rsid w:val="005B3A31"/>
    <w:rsid w:val="005B70EB"/>
    <w:rsid w:val="005B7326"/>
    <w:rsid w:val="005C1855"/>
    <w:rsid w:val="005C1ED4"/>
    <w:rsid w:val="005C1F2D"/>
    <w:rsid w:val="005C208B"/>
    <w:rsid w:val="005C226E"/>
    <w:rsid w:val="005C4758"/>
    <w:rsid w:val="005D197A"/>
    <w:rsid w:val="005D3180"/>
    <w:rsid w:val="005D4D07"/>
    <w:rsid w:val="005D51F9"/>
    <w:rsid w:val="005D583F"/>
    <w:rsid w:val="005D70F2"/>
    <w:rsid w:val="005E0511"/>
    <w:rsid w:val="005E125F"/>
    <w:rsid w:val="005E22B7"/>
    <w:rsid w:val="005E2531"/>
    <w:rsid w:val="005E3313"/>
    <w:rsid w:val="005E4397"/>
    <w:rsid w:val="005F0D14"/>
    <w:rsid w:val="005F5651"/>
    <w:rsid w:val="005F65AC"/>
    <w:rsid w:val="00602800"/>
    <w:rsid w:val="0060444F"/>
    <w:rsid w:val="00606F8A"/>
    <w:rsid w:val="00611544"/>
    <w:rsid w:val="00613212"/>
    <w:rsid w:val="006139BF"/>
    <w:rsid w:val="00614548"/>
    <w:rsid w:val="00615FD9"/>
    <w:rsid w:val="006164B3"/>
    <w:rsid w:val="00620F88"/>
    <w:rsid w:val="00622902"/>
    <w:rsid w:val="0062456F"/>
    <w:rsid w:val="0062684A"/>
    <w:rsid w:val="00627DFA"/>
    <w:rsid w:val="00631E05"/>
    <w:rsid w:val="006321A1"/>
    <w:rsid w:val="006322D8"/>
    <w:rsid w:val="0063358F"/>
    <w:rsid w:val="00633B78"/>
    <w:rsid w:val="00634568"/>
    <w:rsid w:val="00634834"/>
    <w:rsid w:val="0063663D"/>
    <w:rsid w:val="006371DD"/>
    <w:rsid w:val="00641B7C"/>
    <w:rsid w:val="006452F3"/>
    <w:rsid w:val="006469B3"/>
    <w:rsid w:val="00650EE2"/>
    <w:rsid w:val="00654D98"/>
    <w:rsid w:val="00657F29"/>
    <w:rsid w:val="0066202F"/>
    <w:rsid w:val="006623A6"/>
    <w:rsid w:val="00666D38"/>
    <w:rsid w:val="006674A9"/>
    <w:rsid w:val="0067019D"/>
    <w:rsid w:val="00670E3C"/>
    <w:rsid w:val="00671065"/>
    <w:rsid w:val="00673E14"/>
    <w:rsid w:val="0067547B"/>
    <w:rsid w:val="006758A2"/>
    <w:rsid w:val="006773D3"/>
    <w:rsid w:val="006778A5"/>
    <w:rsid w:val="00683003"/>
    <w:rsid w:val="00684C8A"/>
    <w:rsid w:val="0068627E"/>
    <w:rsid w:val="00687F3F"/>
    <w:rsid w:val="00690CBB"/>
    <w:rsid w:val="00691954"/>
    <w:rsid w:val="00696A83"/>
    <w:rsid w:val="006A51D5"/>
    <w:rsid w:val="006A6CDE"/>
    <w:rsid w:val="006A7DF6"/>
    <w:rsid w:val="006B3792"/>
    <w:rsid w:val="006B5BC1"/>
    <w:rsid w:val="006B695B"/>
    <w:rsid w:val="006B7111"/>
    <w:rsid w:val="006C4337"/>
    <w:rsid w:val="006C5B27"/>
    <w:rsid w:val="006C5D19"/>
    <w:rsid w:val="006C6C71"/>
    <w:rsid w:val="006C7200"/>
    <w:rsid w:val="006D0021"/>
    <w:rsid w:val="006D0FA3"/>
    <w:rsid w:val="006D0FB2"/>
    <w:rsid w:val="006D166F"/>
    <w:rsid w:val="006D34F6"/>
    <w:rsid w:val="006D38C1"/>
    <w:rsid w:val="006D4229"/>
    <w:rsid w:val="006D4E68"/>
    <w:rsid w:val="006D57A1"/>
    <w:rsid w:val="006D6B8E"/>
    <w:rsid w:val="006D6DCF"/>
    <w:rsid w:val="006E0B88"/>
    <w:rsid w:val="006E3B67"/>
    <w:rsid w:val="006E4198"/>
    <w:rsid w:val="006E63A6"/>
    <w:rsid w:val="006E6CEA"/>
    <w:rsid w:val="006E7D56"/>
    <w:rsid w:val="006F14CC"/>
    <w:rsid w:val="006F2769"/>
    <w:rsid w:val="006F286B"/>
    <w:rsid w:val="006F6181"/>
    <w:rsid w:val="00705A4B"/>
    <w:rsid w:val="00714D59"/>
    <w:rsid w:val="0071548B"/>
    <w:rsid w:val="00715573"/>
    <w:rsid w:val="007233F0"/>
    <w:rsid w:val="00726349"/>
    <w:rsid w:val="00726CB6"/>
    <w:rsid w:val="00730128"/>
    <w:rsid w:val="007303E3"/>
    <w:rsid w:val="00731B47"/>
    <w:rsid w:val="00732E0C"/>
    <w:rsid w:val="00737953"/>
    <w:rsid w:val="007414F8"/>
    <w:rsid w:val="0074213C"/>
    <w:rsid w:val="00742FFE"/>
    <w:rsid w:val="00743C61"/>
    <w:rsid w:val="007444D5"/>
    <w:rsid w:val="00751E65"/>
    <w:rsid w:val="00753656"/>
    <w:rsid w:val="00756200"/>
    <w:rsid w:val="00762A40"/>
    <w:rsid w:val="00764405"/>
    <w:rsid w:val="007713A6"/>
    <w:rsid w:val="00771D05"/>
    <w:rsid w:val="00772472"/>
    <w:rsid w:val="00772AC7"/>
    <w:rsid w:val="00773302"/>
    <w:rsid w:val="007747E9"/>
    <w:rsid w:val="007747F7"/>
    <w:rsid w:val="00777989"/>
    <w:rsid w:val="00783CC4"/>
    <w:rsid w:val="00784474"/>
    <w:rsid w:val="00784C02"/>
    <w:rsid w:val="00785816"/>
    <w:rsid w:val="00786D48"/>
    <w:rsid w:val="00787ADD"/>
    <w:rsid w:val="00787E40"/>
    <w:rsid w:val="007918B5"/>
    <w:rsid w:val="00794BC6"/>
    <w:rsid w:val="007963F1"/>
    <w:rsid w:val="007968C2"/>
    <w:rsid w:val="007976E1"/>
    <w:rsid w:val="007A0845"/>
    <w:rsid w:val="007A305A"/>
    <w:rsid w:val="007A5199"/>
    <w:rsid w:val="007A56AE"/>
    <w:rsid w:val="007B52B7"/>
    <w:rsid w:val="007C5880"/>
    <w:rsid w:val="007C648D"/>
    <w:rsid w:val="007D0AB9"/>
    <w:rsid w:val="007D1B8E"/>
    <w:rsid w:val="007D4242"/>
    <w:rsid w:val="007D5A0F"/>
    <w:rsid w:val="007D7BBC"/>
    <w:rsid w:val="007E02C0"/>
    <w:rsid w:val="007E0562"/>
    <w:rsid w:val="007E0921"/>
    <w:rsid w:val="007E1647"/>
    <w:rsid w:val="007E18A0"/>
    <w:rsid w:val="007E2C99"/>
    <w:rsid w:val="007E2FEF"/>
    <w:rsid w:val="007E3045"/>
    <w:rsid w:val="007E3229"/>
    <w:rsid w:val="007F4A5A"/>
    <w:rsid w:val="007F5F46"/>
    <w:rsid w:val="007F7512"/>
    <w:rsid w:val="00800AB2"/>
    <w:rsid w:val="00801E73"/>
    <w:rsid w:val="008031AF"/>
    <w:rsid w:val="00805044"/>
    <w:rsid w:val="008059BF"/>
    <w:rsid w:val="00806095"/>
    <w:rsid w:val="0080797F"/>
    <w:rsid w:val="00807F3D"/>
    <w:rsid w:val="00811B95"/>
    <w:rsid w:val="00814197"/>
    <w:rsid w:val="008163E3"/>
    <w:rsid w:val="00817756"/>
    <w:rsid w:val="00826823"/>
    <w:rsid w:val="008322B4"/>
    <w:rsid w:val="00835442"/>
    <w:rsid w:val="00835635"/>
    <w:rsid w:val="00837777"/>
    <w:rsid w:val="00840455"/>
    <w:rsid w:val="0084087C"/>
    <w:rsid w:val="00842CFD"/>
    <w:rsid w:val="008441A9"/>
    <w:rsid w:val="00845BF9"/>
    <w:rsid w:val="00845D54"/>
    <w:rsid w:val="00853332"/>
    <w:rsid w:val="00854E16"/>
    <w:rsid w:val="008604C6"/>
    <w:rsid w:val="008617D0"/>
    <w:rsid w:val="008627CA"/>
    <w:rsid w:val="00865F30"/>
    <w:rsid w:val="00866723"/>
    <w:rsid w:val="00867FA5"/>
    <w:rsid w:val="00870F0A"/>
    <w:rsid w:val="00871C56"/>
    <w:rsid w:val="00872E94"/>
    <w:rsid w:val="00873245"/>
    <w:rsid w:val="00882200"/>
    <w:rsid w:val="008865C3"/>
    <w:rsid w:val="00890AAE"/>
    <w:rsid w:val="008923D2"/>
    <w:rsid w:val="00896492"/>
    <w:rsid w:val="00896F05"/>
    <w:rsid w:val="008A0CC9"/>
    <w:rsid w:val="008A16CE"/>
    <w:rsid w:val="008A362A"/>
    <w:rsid w:val="008A6FCD"/>
    <w:rsid w:val="008A7B12"/>
    <w:rsid w:val="008B776B"/>
    <w:rsid w:val="008C2CF0"/>
    <w:rsid w:val="008C464D"/>
    <w:rsid w:val="008C6F9F"/>
    <w:rsid w:val="008C735A"/>
    <w:rsid w:val="008C74BF"/>
    <w:rsid w:val="008D14F1"/>
    <w:rsid w:val="008D235D"/>
    <w:rsid w:val="008D3A54"/>
    <w:rsid w:val="008D3FFF"/>
    <w:rsid w:val="008D5B07"/>
    <w:rsid w:val="008D5B0D"/>
    <w:rsid w:val="008D6013"/>
    <w:rsid w:val="008E1DB6"/>
    <w:rsid w:val="008E32B7"/>
    <w:rsid w:val="008E4723"/>
    <w:rsid w:val="008E53AD"/>
    <w:rsid w:val="008E5DD3"/>
    <w:rsid w:val="008F0101"/>
    <w:rsid w:val="00902848"/>
    <w:rsid w:val="00907781"/>
    <w:rsid w:val="009102AB"/>
    <w:rsid w:val="009142A1"/>
    <w:rsid w:val="0091561E"/>
    <w:rsid w:val="0092376A"/>
    <w:rsid w:val="00924754"/>
    <w:rsid w:val="00925C84"/>
    <w:rsid w:val="00927D07"/>
    <w:rsid w:val="009315E1"/>
    <w:rsid w:val="00934E37"/>
    <w:rsid w:val="00936423"/>
    <w:rsid w:val="00942600"/>
    <w:rsid w:val="009459C9"/>
    <w:rsid w:val="00947BBD"/>
    <w:rsid w:val="009521CE"/>
    <w:rsid w:val="0095247C"/>
    <w:rsid w:val="00953B19"/>
    <w:rsid w:val="00956925"/>
    <w:rsid w:val="0096127A"/>
    <w:rsid w:val="0096260E"/>
    <w:rsid w:val="00964737"/>
    <w:rsid w:val="0096474A"/>
    <w:rsid w:val="0096606E"/>
    <w:rsid w:val="00973676"/>
    <w:rsid w:val="00973BBD"/>
    <w:rsid w:val="0097629A"/>
    <w:rsid w:val="00977F0E"/>
    <w:rsid w:val="009836CF"/>
    <w:rsid w:val="0098648C"/>
    <w:rsid w:val="00987D1F"/>
    <w:rsid w:val="00987D58"/>
    <w:rsid w:val="00991952"/>
    <w:rsid w:val="009919B0"/>
    <w:rsid w:val="00992A5F"/>
    <w:rsid w:val="00993D72"/>
    <w:rsid w:val="00996F80"/>
    <w:rsid w:val="00997744"/>
    <w:rsid w:val="009A3A1F"/>
    <w:rsid w:val="009A5F92"/>
    <w:rsid w:val="009A662A"/>
    <w:rsid w:val="009A7CF4"/>
    <w:rsid w:val="009B2E9B"/>
    <w:rsid w:val="009B38E2"/>
    <w:rsid w:val="009B41BB"/>
    <w:rsid w:val="009B4FEF"/>
    <w:rsid w:val="009B712F"/>
    <w:rsid w:val="009C2394"/>
    <w:rsid w:val="009C2491"/>
    <w:rsid w:val="009C5009"/>
    <w:rsid w:val="009C5B6E"/>
    <w:rsid w:val="009C6EA2"/>
    <w:rsid w:val="009C7B3B"/>
    <w:rsid w:val="009D6B18"/>
    <w:rsid w:val="009D6E63"/>
    <w:rsid w:val="009D6FBD"/>
    <w:rsid w:val="009D722E"/>
    <w:rsid w:val="009E0466"/>
    <w:rsid w:val="009E11C9"/>
    <w:rsid w:val="009E1A64"/>
    <w:rsid w:val="009E1BB6"/>
    <w:rsid w:val="009E373B"/>
    <w:rsid w:val="009E3819"/>
    <w:rsid w:val="009E4080"/>
    <w:rsid w:val="009E444F"/>
    <w:rsid w:val="009E4A5F"/>
    <w:rsid w:val="009F293D"/>
    <w:rsid w:val="009F3455"/>
    <w:rsid w:val="00A00333"/>
    <w:rsid w:val="00A03823"/>
    <w:rsid w:val="00A042E3"/>
    <w:rsid w:val="00A045BB"/>
    <w:rsid w:val="00A045BC"/>
    <w:rsid w:val="00A10C05"/>
    <w:rsid w:val="00A1169F"/>
    <w:rsid w:val="00A116E2"/>
    <w:rsid w:val="00A13211"/>
    <w:rsid w:val="00A154D6"/>
    <w:rsid w:val="00A15E9F"/>
    <w:rsid w:val="00A20D3A"/>
    <w:rsid w:val="00A24701"/>
    <w:rsid w:val="00A31E21"/>
    <w:rsid w:val="00A36D3F"/>
    <w:rsid w:val="00A3720B"/>
    <w:rsid w:val="00A40C0E"/>
    <w:rsid w:val="00A4451E"/>
    <w:rsid w:val="00A4532C"/>
    <w:rsid w:val="00A459A7"/>
    <w:rsid w:val="00A473F8"/>
    <w:rsid w:val="00A47C0B"/>
    <w:rsid w:val="00A52035"/>
    <w:rsid w:val="00A54EFE"/>
    <w:rsid w:val="00A55384"/>
    <w:rsid w:val="00A55642"/>
    <w:rsid w:val="00A5662B"/>
    <w:rsid w:val="00A57353"/>
    <w:rsid w:val="00A610B4"/>
    <w:rsid w:val="00A635C3"/>
    <w:rsid w:val="00A63D14"/>
    <w:rsid w:val="00A6535A"/>
    <w:rsid w:val="00A71E06"/>
    <w:rsid w:val="00A7250F"/>
    <w:rsid w:val="00A74806"/>
    <w:rsid w:val="00A74DCC"/>
    <w:rsid w:val="00A81FD2"/>
    <w:rsid w:val="00A83F9F"/>
    <w:rsid w:val="00A84AC4"/>
    <w:rsid w:val="00A84B4A"/>
    <w:rsid w:val="00A85471"/>
    <w:rsid w:val="00A87179"/>
    <w:rsid w:val="00A91692"/>
    <w:rsid w:val="00A91DFE"/>
    <w:rsid w:val="00A921D7"/>
    <w:rsid w:val="00A942CC"/>
    <w:rsid w:val="00A95D49"/>
    <w:rsid w:val="00A963A4"/>
    <w:rsid w:val="00A977D1"/>
    <w:rsid w:val="00AA1FE0"/>
    <w:rsid w:val="00AA2854"/>
    <w:rsid w:val="00AA2D10"/>
    <w:rsid w:val="00AA4D2A"/>
    <w:rsid w:val="00AA4E6D"/>
    <w:rsid w:val="00AB0AC6"/>
    <w:rsid w:val="00AB2C50"/>
    <w:rsid w:val="00AC04B2"/>
    <w:rsid w:val="00AC379D"/>
    <w:rsid w:val="00AC37F9"/>
    <w:rsid w:val="00AD253B"/>
    <w:rsid w:val="00AD74DB"/>
    <w:rsid w:val="00AE0A17"/>
    <w:rsid w:val="00AE2295"/>
    <w:rsid w:val="00AF1AA7"/>
    <w:rsid w:val="00AF3955"/>
    <w:rsid w:val="00AF3DE9"/>
    <w:rsid w:val="00AF67B7"/>
    <w:rsid w:val="00B02C37"/>
    <w:rsid w:val="00B034F6"/>
    <w:rsid w:val="00B0689D"/>
    <w:rsid w:val="00B07803"/>
    <w:rsid w:val="00B10C1A"/>
    <w:rsid w:val="00B11985"/>
    <w:rsid w:val="00B15234"/>
    <w:rsid w:val="00B1739E"/>
    <w:rsid w:val="00B21019"/>
    <w:rsid w:val="00B215AA"/>
    <w:rsid w:val="00B21F13"/>
    <w:rsid w:val="00B26A8B"/>
    <w:rsid w:val="00B27D26"/>
    <w:rsid w:val="00B27F33"/>
    <w:rsid w:val="00B30974"/>
    <w:rsid w:val="00B3277F"/>
    <w:rsid w:val="00B3409D"/>
    <w:rsid w:val="00B346B1"/>
    <w:rsid w:val="00B374AB"/>
    <w:rsid w:val="00B4133A"/>
    <w:rsid w:val="00B42FC2"/>
    <w:rsid w:val="00B43D68"/>
    <w:rsid w:val="00B45C73"/>
    <w:rsid w:val="00B45DE8"/>
    <w:rsid w:val="00B50B13"/>
    <w:rsid w:val="00B52CF8"/>
    <w:rsid w:val="00B53F84"/>
    <w:rsid w:val="00B5494C"/>
    <w:rsid w:val="00B57F57"/>
    <w:rsid w:val="00B62AC7"/>
    <w:rsid w:val="00B6688A"/>
    <w:rsid w:val="00B71C8A"/>
    <w:rsid w:val="00B732C5"/>
    <w:rsid w:val="00B7560B"/>
    <w:rsid w:val="00B76301"/>
    <w:rsid w:val="00B80F50"/>
    <w:rsid w:val="00B86A48"/>
    <w:rsid w:val="00B876F6"/>
    <w:rsid w:val="00B87C02"/>
    <w:rsid w:val="00B91436"/>
    <w:rsid w:val="00B94049"/>
    <w:rsid w:val="00B944D8"/>
    <w:rsid w:val="00B96A50"/>
    <w:rsid w:val="00B97A5A"/>
    <w:rsid w:val="00BA3599"/>
    <w:rsid w:val="00BA3CAA"/>
    <w:rsid w:val="00BA48F5"/>
    <w:rsid w:val="00BA69D3"/>
    <w:rsid w:val="00BB2148"/>
    <w:rsid w:val="00BB3007"/>
    <w:rsid w:val="00BB6F95"/>
    <w:rsid w:val="00BC58AC"/>
    <w:rsid w:val="00BD1C22"/>
    <w:rsid w:val="00BD49F9"/>
    <w:rsid w:val="00BD56A3"/>
    <w:rsid w:val="00BD61B6"/>
    <w:rsid w:val="00BD6C98"/>
    <w:rsid w:val="00BE00C0"/>
    <w:rsid w:val="00BE5280"/>
    <w:rsid w:val="00BF2603"/>
    <w:rsid w:val="00BF2709"/>
    <w:rsid w:val="00BF38DE"/>
    <w:rsid w:val="00BF674A"/>
    <w:rsid w:val="00C042D9"/>
    <w:rsid w:val="00C0479A"/>
    <w:rsid w:val="00C05F03"/>
    <w:rsid w:val="00C075BE"/>
    <w:rsid w:val="00C10A17"/>
    <w:rsid w:val="00C1253D"/>
    <w:rsid w:val="00C125C7"/>
    <w:rsid w:val="00C12F28"/>
    <w:rsid w:val="00C145AF"/>
    <w:rsid w:val="00C15A98"/>
    <w:rsid w:val="00C23C18"/>
    <w:rsid w:val="00C26BF6"/>
    <w:rsid w:val="00C26E32"/>
    <w:rsid w:val="00C336E9"/>
    <w:rsid w:val="00C348D7"/>
    <w:rsid w:val="00C353CF"/>
    <w:rsid w:val="00C368C4"/>
    <w:rsid w:val="00C37854"/>
    <w:rsid w:val="00C421AD"/>
    <w:rsid w:val="00C44538"/>
    <w:rsid w:val="00C451DF"/>
    <w:rsid w:val="00C469BD"/>
    <w:rsid w:val="00C50083"/>
    <w:rsid w:val="00C51345"/>
    <w:rsid w:val="00C51693"/>
    <w:rsid w:val="00C53273"/>
    <w:rsid w:val="00C53616"/>
    <w:rsid w:val="00C54953"/>
    <w:rsid w:val="00C56372"/>
    <w:rsid w:val="00C60A27"/>
    <w:rsid w:val="00C62C25"/>
    <w:rsid w:val="00C641AB"/>
    <w:rsid w:val="00C64F62"/>
    <w:rsid w:val="00C67AC8"/>
    <w:rsid w:val="00C72CED"/>
    <w:rsid w:val="00C7554A"/>
    <w:rsid w:val="00C8107B"/>
    <w:rsid w:val="00C82931"/>
    <w:rsid w:val="00C83581"/>
    <w:rsid w:val="00C836B8"/>
    <w:rsid w:val="00C837FB"/>
    <w:rsid w:val="00C857BA"/>
    <w:rsid w:val="00C91449"/>
    <w:rsid w:val="00C919A2"/>
    <w:rsid w:val="00C91C1B"/>
    <w:rsid w:val="00C9209A"/>
    <w:rsid w:val="00C92FDC"/>
    <w:rsid w:val="00C93534"/>
    <w:rsid w:val="00C94ABC"/>
    <w:rsid w:val="00C95E3F"/>
    <w:rsid w:val="00CA0F72"/>
    <w:rsid w:val="00CA1CE0"/>
    <w:rsid w:val="00CA1E53"/>
    <w:rsid w:val="00CA1F88"/>
    <w:rsid w:val="00CA3042"/>
    <w:rsid w:val="00CA475D"/>
    <w:rsid w:val="00CB3668"/>
    <w:rsid w:val="00CC0807"/>
    <w:rsid w:val="00CC130D"/>
    <w:rsid w:val="00CC154A"/>
    <w:rsid w:val="00CC1A37"/>
    <w:rsid w:val="00CC2A34"/>
    <w:rsid w:val="00CC3745"/>
    <w:rsid w:val="00CC3E78"/>
    <w:rsid w:val="00CC4724"/>
    <w:rsid w:val="00CC55B6"/>
    <w:rsid w:val="00CD24CD"/>
    <w:rsid w:val="00CD2504"/>
    <w:rsid w:val="00CE2136"/>
    <w:rsid w:val="00CE77E0"/>
    <w:rsid w:val="00CE7DAC"/>
    <w:rsid w:val="00CF042A"/>
    <w:rsid w:val="00CF0496"/>
    <w:rsid w:val="00CF097E"/>
    <w:rsid w:val="00CF4539"/>
    <w:rsid w:val="00CF796E"/>
    <w:rsid w:val="00D0159A"/>
    <w:rsid w:val="00D02A4C"/>
    <w:rsid w:val="00D111D7"/>
    <w:rsid w:val="00D12828"/>
    <w:rsid w:val="00D164EB"/>
    <w:rsid w:val="00D16E96"/>
    <w:rsid w:val="00D2255F"/>
    <w:rsid w:val="00D227ED"/>
    <w:rsid w:val="00D23861"/>
    <w:rsid w:val="00D2682E"/>
    <w:rsid w:val="00D26E24"/>
    <w:rsid w:val="00D27D02"/>
    <w:rsid w:val="00D32A87"/>
    <w:rsid w:val="00D33587"/>
    <w:rsid w:val="00D3444C"/>
    <w:rsid w:val="00D354D8"/>
    <w:rsid w:val="00D36171"/>
    <w:rsid w:val="00D36E4A"/>
    <w:rsid w:val="00D37F9A"/>
    <w:rsid w:val="00D40096"/>
    <w:rsid w:val="00D5046C"/>
    <w:rsid w:val="00D50A79"/>
    <w:rsid w:val="00D52884"/>
    <w:rsid w:val="00D5428B"/>
    <w:rsid w:val="00D54808"/>
    <w:rsid w:val="00D563F9"/>
    <w:rsid w:val="00D5642C"/>
    <w:rsid w:val="00D564A8"/>
    <w:rsid w:val="00D57290"/>
    <w:rsid w:val="00D57F69"/>
    <w:rsid w:val="00D608B2"/>
    <w:rsid w:val="00D61BE1"/>
    <w:rsid w:val="00D631D3"/>
    <w:rsid w:val="00D63323"/>
    <w:rsid w:val="00D66739"/>
    <w:rsid w:val="00D70651"/>
    <w:rsid w:val="00D735D5"/>
    <w:rsid w:val="00D77ACD"/>
    <w:rsid w:val="00D77B43"/>
    <w:rsid w:val="00D82C61"/>
    <w:rsid w:val="00D876F5"/>
    <w:rsid w:val="00D87F55"/>
    <w:rsid w:val="00D91F8A"/>
    <w:rsid w:val="00D95673"/>
    <w:rsid w:val="00DA290D"/>
    <w:rsid w:val="00DA2ECD"/>
    <w:rsid w:val="00DA38C1"/>
    <w:rsid w:val="00DA3AAF"/>
    <w:rsid w:val="00DA77F3"/>
    <w:rsid w:val="00DB09F8"/>
    <w:rsid w:val="00DB226E"/>
    <w:rsid w:val="00DB25C7"/>
    <w:rsid w:val="00DB5BE8"/>
    <w:rsid w:val="00DC0090"/>
    <w:rsid w:val="00DC1523"/>
    <w:rsid w:val="00DC1D13"/>
    <w:rsid w:val="00DC5767"/>
    <w:rsid w:val="00DC6B54"/>
    <w:rsid w:val="00DC789F"/>
    <w:rsid w:val="00DD292B"/>
    <w:rsid w:val="00DD5AA5"/>
    <w:rsid w:val="00DD64BA"/>
    <w:rsid w:val="00DD7508"/>
    <w:rsid w:val="00DD7F6E"/>
    <w:rsid w:val="00DE42C1"/>
    <w:rsid w:val="00DE4858"/>
    <w:rsid w:val="00DE4944"/>
    <w:rsid w:val="00DE6624"/>
    <w:rsid w:val="00DE77E2"/>
    <w:rsid w:val="00DF24B7"/>
    <w:rsid w:val="00DF4438"/>
    <w:rsid w:val="00DF5958"/>
    <w:rsid w:val="00E00DAC"/>
    <w:rsid w:val="00E072EA"/>
    <w:rsid w:val="00E076E8"/>
    <w:rsid w:val="00E07E0D"/>
    <w:rsid w:val="00E10878"/>
    <w:rsid w:val="00E12CE1"/>
    <w:rsid w:val="00E137A9"/>
    <w:rsid w:val="00E13FA0"/>
    <w:rsid w:val="00E1583A"/>
    <w:rsid w:val="00E17FBD"/>
    <w:rsid w:val="00E17FC4"/>
    <w:rsid w:val="00E2129E"/>
    <w:rsid w:val="00E244E9"/>
    <w:rsid w:val="00E24E80"/>
    <w:rsid w:val="00E26295"/>
    <w:rsid w:val="00E26DB4"/>
    <w:rsid w:val="00E31FB1"/>
    <w:rsid w:val="00E337F2"/>
    <w:rsid w:val="00E40F43"/>
    <w:rsid w:val="00E4120D"/>
    <w:rsid w:val="00E44FEC"/>
    <w:rsid w:val="00E50E41"/>
    <w:rsid w:val="00E52A46"/>
    <w:rsid w:val="00E54A92"/>
    <w:rsid w:val="00E56BD3"/>
    <w:rsid w:val="00E57DED"/>
    <w:rsid w:val="00E618D5"/>
    <w:rsid w:val="00E61DED"/>
    <w:rsid w:val="00E632FC"/>
    <w:rsid w:val="00E64325"/>
    <w:rsid w:val="00E702AB"/>
    <w:rsid w:val="00E71316"/>
    <w:rsid w:val="00E72230"/>
    <w:rsid w:val="00E72231"/>
    <w:rsid w:val="00E724B9"/>
    <w:rsid w:val="00E72FEA"/>
    <w:rsid w:val="00E7364F"/>
    <w:rsid w:val="00E74D25"/>
    <w:rsid w:val="00E756FE"/>
    <w:rsid w:val="00E774DE"/>
    <w:rsid w:val="00E800C7"/>
    <w:rsid w:val="00E8331B"/>
    <w:rsid w:val="00E84ACE"/>
    <w:rsid w:val="00E84D79"/>
    <w:rsid w:val="00E86FED"/>
    <w:rsid w:val="00E90830"/>
    <w:rsid w:val="00E9103A"/>
    <w:rsid w:val="00E94637"/>
    <w:rsid w:val="00EA0712"/>
    <w:rsid w:val="00EA0DAC"/>
    <w:rsid w:val="00EA40CC"/>
    <w:rsid w:val="00EA4947"/>
    <w:rsid w:val="00EA57BE"/>
    <w:rsid w:val="00EA7118"/>
    <w:rsid w:val="00EA7DD8"/>
    <w:rsid w:val="00EA7DE6"/>
    <w:rsid w:val="00EB2BB5"/>
    <w:rsid w:val="00EB379D"/>
    <w:rsid w:val="00EB39DE"/>
    <w:rsid w:val="00EB3FAF"/>
    <w:rsid w:val="00EC3AE2"/>
    <w:rsid w:val="00EC6FA1"/>
    <w:rsid w:val="00ED1568"/>
    <w:rsid w:val="00ED36E4"/>
    <w:rsid w:val="00ED3FDA"/>
    <w:rsid w:val="00ED7CFE"/>
    <w:rsid w:val="00EE2538"/>
    <w:rsid w:val="00EE6C32"/>
    <w:rsid w:val="00EE7BC6"/>
    <w:rsid w:val="00EF38BF"/>
    <w:rsid w:val="00EF40FD"/>
    <w:rsid w:val="00EF566F"/>
    <w:rsid w:val="00EF7446"/>
    <w:rsid w:val="00F013CE"/>
    <w:rsid w:val="00F01D17"/>
    <w:rsid w:val="00F022CC"/>
    <w:rsid w:val="00F02526"/>
    <w:rsid w:val="00F029FF"/>
    <w:rsid w:val="00F03DE1"/>
    <w:rsid w:val="00F04044"/>
    <w:rsid w:val="00F11042"/>
    <w:rsid w:val="00F12B33"/>
    <w:rsid w:val="00F1414B"/>
    <w:rsid w:val="00F14C62"/>
    <w:rsid w:val="00F15ADB"/>
    <w:rsid w:val="00F15FCB"/>
    <w:rsid w:val="00F1650E"/>
    <w:rsid w:val="00F22F55"/>
    <w:rsid w:val="00F234AC"/>
    <w:rsid w:val="00F2369A"/>
    <w:rsid w:val="00F236DF"/>
    <w:rsid w:val="00F25731"/>
    <w:rsid w:val="00F25FEA"/>
    <w:rsid w:val="00F26CD9"/>
    <w:rsid w:val="00F30417"/>
    <w:rsid w:val="00F31B5A"/>
    <w:rsid w:val="00F33621"/>
    <w:rsid w:val="00F34A38"/>
    <w:rsid w:val="00F359F2"/>
    <w:rsid w:val="00F37A13"/>
    <w:rsid w:val="00F4227E"/>
    <w:rsid w:val="00F42514"/>
    <w:rsid w:val="00F43E3D"/>
    <w:rsid w:val="00F462E7"/>
    <w:rsid w:val="00F47546"/>
    <w:rsid w:val="00F53362"/>
    <w:rsid w:val="00F54E31"/>
    <w:rsid w:val="00F6305A"/>
    <w:rsid w:val="00F65568"/>
    <w:rsid w:val="00F66C4B"/>
    <w:rsid w:val="00F71093"/>
    <w:rsid w:val="00F72127"/>
    <w:rsid w:val="00F77DAE"/>
    <w:rsid w:val="00F811F2"/>
    <w:rsid w:val="00F90345"/>
    <w:rsid w:val="00F9199B"/>
    <w:rsid w:val="00F9324C"/>
    <w:rsid w:val="00F949A1"/>
    <w:rsid w:val="00F954BD"/>
    <w:rsid w:val="00F95D24"/>
    <w:rsid w:val="00F9660C"/>
    <w:rsid w:val="00F96C49"/>
    <w:rsid w:val="00F96CAD"/>
    <w:rsid w:val="00FA3FD7"/>
    <w:rsid w:val="00FB0ED8"/>
    <w:rsid w:val="00FB1408"/>
    <w:rsid w:val="00FB38B7"/>
    <w:rsid w:val="00FB668B"/>
    <w:rsid w:val="00FB7D1C"/>
    <w:rsid w:val="00FC142F"/>
    <w:rsid w:val="00FC2F13"/>
    <w:rsid w:val="00FC47D5"/>
    <w:rsid w:val="00FD06FC"/>
    <w:rsid w:val="00FD4388"/>
    <w:rsid w:val="00FD45C1"/>
    <w:rsid w:val="00FD5ADD"/>
    <w:rsid w:val="00FD6BCB"/>
    <w:rsid w:val="00FE53D7"/>
    <w:rsid w:val="00FE59B3"/>
    <w:rsid w:val="00FE6418"/>
    <w:rsid w:val="00FE690F"/>
    <w:rsid w:val="00FE6C12"/>
    <w:rsid w:val="00FE7492"/>
    <w:rsid w:val="00FF2A04"/>
    <w:rsid w:val="00FF3400"/>
    <w:rsid w:val="00FF6219"/>
    <w:rsid w:val="00FF746C"/>
    <w:rsid w:val="4927597A"/>
    <w:rsid w:val="4A495D06"/>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2C0"/>
  <w15:chartTrackingRefBased/>
  <w15:docId w15:val="{95D18B2D-2722-1B4E-AA89-FB8B5E7F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492"/>
    <w:pPr>
      <w:ind w:left="720"/>
      <w:contextualSpacing/>
    </w:pPr>
  </w:style>
  <w:style w:type="character" w:styleId="Hyperlink">
    <w:name w:val="Hyperlink"/>
    <w:basedOn w:val="DefaultParagraphFont"/>
    <w:uiPriority w:val="99"/>
    <w:unhideWhenUsed/>
    <w:rsid w:val="008617D0"/>
    <w:rPr>
      <w:color w:val="0563C1" w:themeColor="hyperlink"/>
      <w:u w:val="single"/>
    </w:rPr>
  </w:style>
  <w:style w:type="character" w:styleId="UnresolvedMention">
    <w:name w:val="Unresolved Mention"/>
    <w:basedOn w:val="DefaultParagraphFont"/>
    <w:uiPriority w:val="99"/>
    <w:semiHidden/>
    <w:unhideWhenUsed/>
    <w:rsid w:val="008617D0"/>
    <w:rPr>
      <w:color w:val="605E5C"/>
      <w:shd w:val="clear" w:color="auto" w:fill="E1DFDD"/>
    </w:rPr>
  </w:style>
  <w:style w:type="character" w:styleId="FollowedHyperlink">
    <w:name w:val="FollowedHyperlink"/>
    <w:basedOn w:val="DefaultParagraphFont"/>
    <w:uiPriority w:val="99"/>
    <w:semiHidden/>
    <w:unhideWhenUsed/>
    <w:rsid w:val="00B86A48"/>
    <w:rPr>
      <w:color w:val="954F72" w:themeColor="followedHyperlink"/>
      <w:u w:val="single"/>
    </w:rPr>
  </w:style>
  <w:style w:type="character" w:styleId="PlaceholderText">
    <w:name w:val="Placeholder Text"/>
    <w:basedOn w:val="DefaultParagraphFont"/>
    <w:uiPriority w:val="99"/>
    <w:semiHidden/>
    <w:rsid w:val="00DC5767"/>
    <w:rPr>
      <w:color w:val="808080"/>
    </w:rPr>
  </w:style>
  <w:style w:type="character" w:styleId="CommentReference">
    <w:name w:val="annotation reference"/>
    <w:basedOn w:val="DefaultParagraphFont"/>
    <w:uiPriority w:val="99"/>
    <w:semiHidden/>
    <w:unhideWhenUsed/>
    <w:rsid w:val="00B30974"/>
    <w:rPr>
      <w:sz w:val="16"/>
      <w:szCs w:val="16"/>
    </w:rPr>
  </w:style>
  <w:style w:type="paragraph" w:styleId="CommentText">
    <w:name w:val="annotation text"/>
    <w:basedOn w:val="Normal"/>
    <w:link w:val="CommentTextChar"/>
    <w:uiPriority w:val="99"/>
    <w:unhideWhenUsed/>
    <w:rsid w:val="00B30974"/>
    <w:rPr>
      <w:sz w:val="20"/>
      <w:szCs w:val="20"/>
    </w:rPr>
  </w:style>
  <w:style w:type="character" w:customStyle="1" w:styleId="CommentTextChar">
    <w:name w:val="Comment Text Char"/>
    <w:basedOn w:val="DefaultParagraphFont"/>
    <w:link w:val="CommentText"/>
    <w:uiPriority w:val="99"/>
    <w:rsid w:val="00B30974"/>
    <w:rPr>
      <w:sz w:val="20"/>
      <w:szCs w:val="20"/>
    </w:rPr>
  </w:style>
  <w:style w:type="paragraph" w:styleId="CommentSubject">
    <w:name w:val="annotation subject"/>
    <w:basedOn w:val="CommentText"/>
    <w:next w:val="CommentText"/>
    <w:link w:val="CommentSubjectChar"/>
    <w:uiPriority w:val="99"/>
    <w:semiHidden/>
    <w:unhideWhenUsed/>
    <w:rsid w:val="00B30974"/>
    <w:rPr>
      <w:b/>
      <w:bCs/>
    </w:rPr>
  </w:style>
  <w:style w:type="character" w:customStyle="1" w:styleId="CommentSubjectChar">
    <w:name w:val="Comment Subject Char"/>
    <w:basedOn w:val="CommentTextChar"/>
    <w:link w:val="CommentSubject"/>
    <w:uiPriority w:val="99"/>
    <w:semiHidden/>
    <w:rsid w:val="00B30974"/>
    <w:rPr>
      <w:b/>
      <w:bCs/>
      <w:sz w:val="20"/>
      <w:szCs w:val="20"/>
    </w:rPr>
  </w:style>
  <w:style w:type="numbering" w:customStyle="1" w:styleId="Listaatual1">
    <w:name w:val="Lista atual1"/>
    <w:uiPriority w:val="99"/>
    <w:rsid w:val="0091561E"/>
    <w:pPr>
      <w:numPr>
        <w:numId w:val="5"/>
      </w:numPr>
    </w:pPr>
  </w:style>
  <w:style w:type="table" w:styleId="TableGrid">
    <w:name w:val="Table Grid"/>
    <w:basedOn w:val="TableNormal"/>
    <w:uiPriority w:val="39"/>
    <w:rsid w:val="00323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321A1"/>
    <w:rPr>
      <w:i/>
      <w:iCs/>
    </w:rPr>
  </w:style>
  <w:style w:type="paragraph" w:styleId="Caption">
    <w:name w:val="caption"/>
    <w:basedOn w:val="Normal"/>
    <w:next w:val="Normal"/>
    <w:uiPriority w:val="35"/>
    <w:unhideWhenUsed/>
    <w:qFormat/>
    <w:rsid w:val="00F954BD"/>
    <w:pPr>
      <w:spacing w:after="200"/>
    </w:pPr>
    <w:rPr>
      <w:i/>
      <w:iCs/>
      <w:color w:val="44546A" w:themeColor="text2"/>
      <w:sz w:val="18"/>
      <w:szCs w:val="18"/>
    </w:rPr>
  </w:style>
  <w:style w:type="paragraph" w:styleId="Revision">
    <w:name w:val="Revision"/>
    <w:hidden/>
    <w:uiPriority w:val="99"/>
    <w:semiHidden/>
    <w:rsid w:val="00D238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33784">
      <w:bodyDiv w:val="1"/>
      <w:marLeft w:val="0"/>
      <w:marRight w:val="0"/>
      <w:marTop w:val="0"/>
      <w:marBottom w:val="0"/>
      <w:divBdr>
        <w:top w:val="none" w:sz="0" w:space="0" w:color="auto"/>
        <w:left w:val="none" w:sz="0" w:space="0" w:color="auto"/>
        <w:bottom w:val="none" w:sz="0" w:space="0" w:color="auto"/>
        <w:right w:val="none" w:sz="0" w:space="0" w:color="auto"/>
      </w:divBdr>
    </w:div>
    <w:div w:id="644310328">
      <w:bodyDiv w:val="1"/>
      <w:marLeft w:val="0"/>
      <w:marRight w:val="0"/>
      <w:marTop w:val="0"/>
      <w:marBottom w:val="0"/>
      <w:divBdr>
        <w:top w:val="none" w:sz="0" w:space="0" w:color="auto"/>
        <w:left w:val="none" w:sz="0" w:space="0" w:color="auto"/>
        <w:bottom w:val="none" w:sz="0" w:space="0" w:color="auto"/>
        <w:right w:val="none" w:sz="0" w:space="0" w:color="auto"/>
      </w:divBdr>
    </w:div>
    <w:div w:id="703016513">
      <w:bodyDiv w:val="1"/>
      <w:marLeft w:val="0"/>
      <w:marRight w:val="0"/>
      <w:marTop w:val="0"/>
      <w:marBottom w:val="0"/>
      <w:divBdr>
        <w:top w:val="none" w:sz="0" w:space="0" w:color="auto"/>
        <w:left w:val="none" w:sz="0" w:space="0" w:color="auto"/>
        <w:bottom w:val="none" w:sz="0" w:space="0" w:color="auto"/>
        <w:right w:val="none" w:sz="0" w:space="0" w:color="auto"/>
      </w:divBdr>
    </w:div>
    <w:div w:id="1027677062">
      <w:bodyDiv w:val="1"/>
      <w:marLeft w:val="0"/>
      <w:marRight w:val="0"/>
      <w:marTop w:val="0"/>
      <w:marBottom w:val="0"/>
      <w:divBdr>
        <w:top w:val="none" w:sz="0" w:space="0" w:color="auto"/>
        <w:left w:val="none" w:sz="0" w:space="0" w:color="auto"/>
        <w:bottom w:val="none" w:sz="0" w:space="0" w:color="auto"/>
        <w:right w:val="none" w:sz="0" w:space="0" w:color="auto"/>
      </w:divBdr>
    </w:div>
    <w:div w:id="1111163975">
      <w:bodyDiv w:val="1"/>
      <w:marLeft w:val="0"/>
      <w:marRight w:val="0"/>
      <w:marTop w:val="0"/>
      <w:marBottom w:val="0"/>
      <w:divBdr>
        <w:top w:val="none" w:sz="0" w:space="0" w:color="auto"/>
        <w:left w:val="none" w:sz="0" w:space="0" w:color="auto"/>
        <w:bottom w:val="none" w:sz="0" w:space="0" w:color="auto"/>
        <w:right w:val="none" w:sz="0" w:space="0" w:color="auto"/>
      </w:divBdr>
    </w:div>
    <w:div w:id="1617372132">
      <w:bodyDiv w:val="1"/>
      <w:marLeft w:val="0"/>
      <w:marRight w:val="0"/>
      <w:marTop w:val="0"/>
      <w:marBottom w:val="0"/>
      <w:divBdr>
        <w:top w:val="none" w:sz="0" w:space="0" w:color="auto"/>
        <w:left w:val="none" w:sz="0" w:space="0" w:color="auto"/>
        <w:bottom w:val="none" w:sz="0" w:space="0" w:color="auto"/>
        <w:right w:val="none" w:sz="0" w:space="0" w:color="auto"/>
      </w:divBdr>
    </w:div>
    <w:div w:id="1768229820">
      <w:bodyDiv w:val="1"/>
      <w:marLeft w:val="0"/>
      <w:marRight w:val="0"/>
      <w:marTop w:val="0"/>
      <w:marBottom w:val="0"/>
      <w:divBdr>
        <w:top w:val="none" w:sz="0" w:space="0" w:color="auto"/>
        <w:left w:val="none" w:sz="0" w:space="0" w:color="auto"/>
        <w:bottom w:val="none" w:sz="0" w:space="0" w:color="auto"/>
        <w:right w:val="none" w:sz="0" w:space="0" w:color="auto"/>
      </w:divBdr>
    </w:div>
    <w:div w:id="182866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 TargetMode="External"/><Relationship Id="rId50" Type="http://schemas.openxmlformats.org/officeDocument/2006/relationships/image" Target="media/image37.png"/><Relationship Id="rId55" Type="http://schemas.openxmlformats.org/officeDocument/2006/relationships/image" Target="media/image42.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abradee.org.br/setor-eletrico/visao-geral-do-setor/" TargetMode="External"/><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56" Type="http://schemas.openxmlformats.org/officeDocument/2006/relationships/image" Target="media/image43.png"/><Relationship Id="rId8" Type="http://schemas.microsoft.com/office/2016/09/relationships/commentsIds" Target="commentsId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gov.br/aneel/pt-b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sacteep.com.br/ri/a-isa-cteep/setor-de-transmissao" TargetMode="External"/><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Pes10</b:Tag>
    <b:SourceType>ArticleInAPeriodical</b:SourceType>
    <b:Guid>{167CA49A-AD9A-4C08-87E4-119698F387D7}</b:Guid>
    <b:Title>Avaliação dos custos operacionais eficientes das empresas de transmissão do setor elétrico Brasileiro: uma proposta de adaptação do modelo DEA adotado pela ANEEL</b:Title>
    <b:PeriodicalTitle>Pesquisa Operacional</b:PeriodicalTitle>
    <b:Year>2010</b:Year>
    <b:Pages>521-545</b:Pages>
    <b:Author>
      <b:Author>
        <b:NameList>
          <b:Person>
            <b:Last>Pessanha</b:Last>
            <b:First>José Francisco Moreira</b:First>
          </b:Person>
          <b:Person>
            <b:Last>de Mello</b:Last>
            <b:Middle>Almeida Rego Figueir</b:Middle>
            <b:First>Marina</b:First>
          </b:Person>
          <b:Person>
            <b:Last>Barros</b:Last>
            <b:First>Mônica</b:First>
          </b:Person>
          <b:Person>
            <b:Last>Souza</b:Last>
            <b:Middle>Castro</b:Middle>
            <b:First>Reinaldo </b:First>
          </b:Person>
        </b:NameList>
      </b:Author>
    </b:Author>
    <b:RefOrder>1</b:RefOrder>
  </b:Source>
</b:Sources>
</file>

<file path=customXml/itemProps1.xml><?xml version="1.0" encoding="utf-8"?>
<ds:datastoreItem xmlns:ds="http://schemas.openxmlformats.org/officeDocument/2006/customXml" ds:itemID="{95EBD466-9C47-4DA6-844C-1C1BB82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72</Pages>
  <Words>12075</Words>
  <Characters>68834</Characters>
  <Application>Microsoft Office Word</Application>
  <DocSecurity>0</DocSecurity>
  <Lines>573</Lines>
  <Paragraphs>161</Paragraphs>
  <ScaleCrop>false</ScaleCrop>
  <Company/>
  <LinksUpToDate>false</LinksUpToDate>
  <CharactersWithSpaces>80748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Mazzeto</dc:creator>
  <cp:keywords/>
  <dc:description/>
  <cp:lastModifiedBy>Igor Mazzeto</cp:lastModifiedBy>
  <cp:revision>34</cp:revision>
  <cp:lastPrinted>2023-03-23T19:08:00Z</cp:lastPrinted>
  <dcterms:created xsi:type="dcterms:W3CDTF">2023-06-06T00:30:00Z</dcterms:created>
  <dcterms:modified xsi:type="dcterms:W3CDTF">2023-06-06T12:36:00Z</dcterms:modified>
</cp:coreProperties>
</file>